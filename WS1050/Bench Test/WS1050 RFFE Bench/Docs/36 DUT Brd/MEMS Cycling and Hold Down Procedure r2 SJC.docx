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A6C" w:rsidRDefault="00D82A6C" w:rsidP="00165280">
      <w:pPr>
        <w:pStyle w:val="Level1"/>
      </w:pPr>
      <w:r w:rsidRPr="00D82A6C">
        <w:rPr>
          <w:noProof/>
        </w:rPr>
        <w:drawing>
          <wp:inline distT="0" distB="0" distL="0" distR="0">
            <wp:extent cx="4338006" cy="2242268"/>
            <wp:effectExtent l="19050" t="0" r="5394" b="0"/>
            <wp:docPr id="6" name="Picture 1" descr="C:\Users\mark.johnson\AppData\Local\Microsoft\Windows\Temporary Internet Files\Content.Outlook\E1SR1UCQ\Logo_Amplify_Powered by_RGB_1000px 2015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.johnson\AppData\Local\Microsoft\Windows\Temporary Internet Files\Content.Outlook\E1SR1UCQ\Logo_Amplify_Powered by_RGB_1000px 201503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71" cy="224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0" w:rsidRPr="0022514C" w:rsidRDefault="003A2D14" w:rsidP="00165280">
      <w:pPr>
        <w:pStyle w:val="Level1"/>
      </w:pPr>
      <w:r>
        <w:t>PE-xxxx</w:t>
      </w:r>
      <w:r w:rsidR="00FA2CE5">
        <w:br/>
        <w:t>Revision A</w:t>
      </w:r>
    </w:p>
    <w:p w:rsidR="0077578D" w:rsidRDefault="0077578D" w:rsidP="00934EF3">
      <w:pPr>
        <w:pStyle w:val="Level1"/>
      </w:pPr>
      <w:r>
        <w:t xml:space="preserve">WS1050 </w:t>
      </w:r>
      <w:r w:rsidR="00934EF3">
        <w:t xml:space="preserve">MEMS CYCLING AND HOLD DOWN </w:t>
      </w:r>
    </w:p>
    <w:p w:rsidR="00934EF3" w:rsidRDefault="0077578D" w:rsidP="00934EF3">
      <w:pPr>
        <w:pStyle w:val="Level1"/>
      </w:pPr>
      <w:r>
        <w:t xml:space="preserve">TEST </w:t>
      </w:r>
      <w:r w:rsidR="00934EF3">
        <w:t>PROCEDURE</w:t>
      </w:r>
    </w:p>
    <w:p w:rsidR="00165280" w:rsidRDefault="00165280">
      <w:pPr>
        <w:rPr>
          <w:rFonts w:ascii="Arial" w:hAnsi="Arial"/>
          <w:b/>
          <w:sz w:val="22"/>
          <w:szCs w:val="20"/>
        </w:rPr>
      </w:pPr>
      <w:r>
        <w:rPr>
          <w:sz w:val="22"/>
        </w:rPr>
        <w:br w:type="page"/>
      </w:r>
    </w:p>
    <w:p w:rsidR="007B2B68" w:rsidRDefault="00165280" w:rsidP="003437B3">
      <w:pPr>
        <w:pStyle w:val="TOCHeading"/>
        <w:spacing w:after="240"/>
      </w:pPr>
      <w:r>
        <w:lastRenderedPageBreak/>
        <w:t>Table of Contents</w:t>
      </w:r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BF5A88">
        <w:rPr>
          <w:caps w:val="0"/>
          <w:sz w:val="22"/>
        </w:rPr>
        <w:fldChar w:fldCharType="begin"/>
      </w:r>
      <w:r w:rsidR="00DA2DA5">
        <w:rPr>
          <w:caps w:val="0"/>
          <w:sz w:val="22"/>
        </w:rPr>
        <w:instrText xml:space="preserve"> TOC \o "1-2" \h \z \u </w:instrText>
      </w:r>
      <w:r w:rsidRPr="00BF5A88">
        <w:rPr>
          <w:caps w:val="0"/>
          <w:sz w:val="22"/>
        </w:rPr>
        <w:fldChar w:fldCharType="separate"/>
      </w:r>
      <w:hyperlink w:anchor="_Toc427675046" w:history="1">
        <w:r w:rsidR="00130912" w:rsidRPr="00E415E7">
          <w:rPr>
            <w:rStyle w:val="Hyperlink"/>
          </w:rPr>
          <w:t>1.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Purpose and Scope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47" w:history="1">
        <w:r w:rsidR="00130912" w:rsidRPr="00E415E7">
          <w:rPr>
            <w:rStyle w:val="Hyperlink"/>
          </w:rPr>
          <w:t>1.1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Purpose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48" w:history="1">
        <w:r w:rsidR="00130912" w:rsidRPr="00E415E7">
          <w:rPr>
            <w:rStyle w:val="Hyperlink"/>
          </w:rPr>
          <w:t>1.2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Scope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49" w:history="1">
        <w:r w:rsidR="00130912" w:rsidRPr="00E415E7">
          <w:rPr>
            <w:rStyle w:val="Hyperlink"/>
          </w:rPr>
          <w:t>2.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Responsibilities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0" w:history="1">
        <w:r w:rsidR="00130912" w:rsidRPr="00E415E7">
          <w:rPr>
            <w:rStyle w:val="Hyperlink"/>
          </w:rPr>
          <w:t>3.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REFERENCE DOCUMENTS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1" w:history="1">
        <w:r w:rsidR="00130912" w:rsidRPr="00E415E7">
          <w:rPr>
            <w:rStyle w:val="Hyperlink"/>
          </w:rPr>
          <w:t>4.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FORMS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2" w:history="1">
        <w:r w:rsidR="00130912" w:rsidRPr="00E415E7">
          <w:rPr>
            <w:rStyle w:val="Hyperlink"/>
          </w:rPr>
          <w:t>5.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DEFINITIONS (Not Applicable)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3" w:history="1">
        <w:r w:rsidR="00130912" w:rsidRPr="00E415E7">
          <w:rPr>
            <w:rStyle w:val="Hyperlink"/>
          </w:rPr>
          <w:t>6.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EQUIPMENT AND MATERIALS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54" w:history="1">
        <w:r w:rsidR="00130912" w:rsidRPr="00E415E7">
          <w:rPr>
            <w:rStyle w:val="Hyperlink"/>
          </w:rPr>
          <w:t>7.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REQUIREMENTS AND PROCEDURES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5" w:history="1">
        <w:r w:rsidR="00130912" w:rsidRPr="00E415E7">
          <w:rPr>
            <w:rStyle w:val="Hyperlink"/>
          </w:rPr>
          <w:t>7.1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Basic Hardware, Software, and Environmental Requirements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6" w:history="1">
        <w:r w:rsidR="00130912" w:rsidRPr="00E415E7">
          <w:rPr>
            <w:rStyle w:val="Hyperlink"/>
          </w:rPr>
          <w:t>7.2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MEMS Cycling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7" w:history="1">
        <w:r w:rsidR="00130912" w:rsidRPr="00E415E7">
          <w:rPr>
            <w:rStyle w:val="Hyperlink"/>
          </w:rPr>
          <w:t>7.3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MEMS Hold Down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8" w:history="1">
        <w:r w:rsidR="00130912" w:rsidRPr="00E415E7">
          <w:rPr>
            <w:rStyle w:val="Hyperlink"/>
          </w:rPr>
          <w:t>7.4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Reject Criteria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59" w:history="1">
        <w:r w:rsidR="00130912" w:rsidRPr="00E415E7">
          <w:rPr>
            <w:rStyle w:val="Hyperlink"/>
          </w:rPr>
          <w:t>7.5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General Set-up and Handling Guidelines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60" w:history="1">
        <w:r w:rsidR="00130912" w:rsidRPr="00E415E7">
          <w:rPr>
            <w:rStyle w:val="Hyperlink"/>
          </w:rPr>
          <w:t>7.6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Test Set-up Procedure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675061" w:history="1">
        <w:r w:rsidR="00130912" w:rsidRPr="00E415E7">
          <w:rPr>
            <w:rStyle w:val="Hyperlink"/>
          </w:rPr>
          <w:t>7.7</w:t>
        </w:r>
        <w:r w:rsidR="00130912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130912" w:rsidRPr="00E415E7">
          <w:rPr>
            <w:rStyle w:val="Hyperlink"/>
          </w:rPr>
          <w:t>Test Operating Procedure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30912" w:rsidRDefault="00BF5A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675062" w:history="1">
        <w:r w:rsidR="00130912" w:rsidRPr="00E415E7">
          <w:rPr>
            <w:rStyle w:val="Hyperlink"/>
          </w:rPr>
          <w:t>8.</w:t>
        </w:r>
        <w:r w:rsidR="00130912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130912" w:rsidRPr="00E415E7">
          <w:rPr>
            <w:rStyle w:val="Hyperlink"/>
          </w:rPr>
          <w:t>REVISION HISTORY</w:t>
        </w:r>
        <w:r w:rsidR="00130912">
          <w:rPr>
            <w:webHidden/>
          </w:rPr>
          <w:tab/>
        </w:r>
        <w:r>
          <w:rPr>
            <w:webHidden/>
          </w:rPr>
          <w:fldChar w:fldCharType="begin"/>
        </w:r>
        <w:r w:rsidR="00130912">
          <w:rPr>
            <w:webHidden/>
          </w:rPr>
          <w:instrText xml:space="preserve"> PAGEREF _Toc427675062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1329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92174" w:rsidRDefault="00BF5A88" w:rsidP="00165280">
      <w:r>
        <w:rPr>
          <w:rFonts w:ascii="Arial" w:hAnsi="Arial"/>
          <w:caps/>
          <w:noProof/>
          <w:sz w:val="22"/>
          <w:szCs w:val="20"/>
        </w:rPr>
        <w:fldChar w:fldCharType="end"/>
      </w:r>
    </w:p>
    <w:p w:rsidR="007B2B68" w:rsidRPr="00992174" w:rsidRDefault="00992174" w:rsidP="00165280">
      <w:pPr>
        <w:pStyle w:val="Heading1"/>
      </w:pPr>
      <w:r>
        <w:rPr>
          <w:rFonts w:ascii="Calibri" w:hAnsi="Calibri"/>
          <w:caps/>
          <w:szCs w:val="20"/>
        </w:rPr>
        <w:br w:type="page"/>
      </w:r>
      <w:bookmarkStart w:id="0" w:name="_Toc427675046"/>
      <w:r w:rsidR="007B2B68" w:rsidRPr="00992174">
        <w:lastRenderedPageBreak/>
        <w:t>Purpose and Scope</w:t>
      </w:r>
      <w:bookmarkEnd w:id="0"/>
    </w:p>
    <w:p w:rsidR="00314FB2" w:rsidRPr="00992174" w:rsidRDefault="00314FB2" w:rsidP="00165280">
      <w:pPr>
        <w:pStyle w:val="Heading2"/>
      </w:pPr>
      <w:bookmarkStart w:id="1" w:name="_Toc427675047"/>
      <w:r w:rsidRPr="00165280">
        <w:t>Purpose</w:t>
      </w:r>
      <w:bookmarkEnd w:id="1"/>
    </w:p>
    <w:p w:rsidR="00000000" w:rsidRDefault="00196473">
      <w:pPr>
        <w:pStyle w:val="BodyTextIndent2"/>
        <w:ind w:left="360"/>
        <w:pPrChange w:id="2" w:author="Author">
          <w:pPr>
            <w:pStyle w:val="BodyTextIndent2"/>
          </w:pPr>
        </w:pPrChange>
      </w:pPr>
      <w:r w:rsidRPr="00165280">
        <w:t xml:space="preserve">This document defines the procedures and requirements for </w:t>
      </w:r>
      <w:r w:rsidR="00934EF3">
        <w:t xml:space="preserve">cycling and </w:t>
      </w:r>
      <w:ins w:id="3" w:author="Author">
        <w:r w:rsidR="00F45D00">
          <w:t xml:space="preserve">continuous </w:t>
        </w:r>
      </w:ins>
      <w:r w:rsidR="00934EF3">
        <w:t>hold</w:t>
      </w:r>
      <w:del w:id="4" w:author="Author">
        <w:r w:rsidR="00934EF3" w:rsidDel="00F45D00">
          <w:delText>ing</w:delText>
        </w:r>
      </w:del>
      <w:r w:rsidR="00934EF3">
        <w:t xml:space="preserve"> down stress</w:t>
      </w:r>
      <w:r w:rsidR="00C97238">
        <w:t>es</w:t>
      </w:r>
      <w:r w:rsidR="00934EF3">
        <w:t xml:space="preserve"> </w:t>
      </w:r>
      <w:r w:rsidR="00C97238">
        <w:t>for</w:t>
      </w:r>
      <w:r w:rsidR="00934EF3">
        <w:t xml:space="preserve"> MEMS</w:t>
      </w:r>
      <w:r w:rsidRPr="00165280">
        <w:t xml:space="preserve"> </w:t>
      </w:r>
      <w:ins w:id="5" w:author="Author">
        <w:r w:rsidR="00F45D00">
          <w:t xml:space="preserve">tunable </w:t>
        </w:r>
      </w:ins>
      <w:r w:rsidR="00934EF3">
        <w:t>capacitors</w:t>
      </w:r>
      <w:r w:rsidRPr="00165280">
        <w:t>.</w:t>
      </w:r>
    </w:p>
    <w:p w:rsidR="00396F04" w:rsidRPr="00992174" w:rsidRDefault="00396F04" w:rsidP="00165280">
      <w:pPr>
        <w:pStyle w:val="Heading2"/>
      </w:pPr>
      <w:bookmarkStart w:id="6" w:name="_Toc427675048"/>
      <w:r w:rsidRPr="00992174">
        <w:t>Scope</w:t>
      </w:r>
      <w:bookmarkEnd w:id="6"/>
    </w:p>
    <w:p w:rsidR="00000000" w:rsidRDefault="00196473">
      <w:pPr>
        <w:pStyle w:val="BodyTextIndent2"/>
        <w:ind w:left="360"/>
        <w:pPrChange w:id="7" w:author="Author">
          <w:pPr>
            <w:pStyle w:val="BodyTextIndent2"/>
          </w:pPr>
        </w:pPrChange>
      </w:pPr>
      <w:r w:rsidRPr="00196473">
        <w:t xml:space="preserve">This procedure applies to </w:t>
      </w:r>
      <w:r w:rsidR="00934EF3">
        <w:t xml:space="preserve">the qualification and ongoing production monitoring of </w:t>
      </w:r>
      <w:del w:id="8" w:author="Author">
        <w:r w:rsidRPr="00196473" w:rsidDel="00F45D00">
          <w:delText>all WiSpry products</w:delText>
        </w:r>
      </w:del>
      <w:ins w:id="9" w:author="Author">
        <w:r w:rsidR="00F45D00">
          <w:t>WS1050</w:t>
        </w:r>
      </w:ins>
      <w:r w:rsidRPr="00196473">
        <w:t>.</w:t>
      </w:r>
    </w:p>
    <w:p w:rsidR="0056462A" w:rsidRDefault="007B2B68" w:rsidP="00165280">
      <w:pPr>
        <w:pStyle w:val="Heading1"/>
      </w:pPr>
      <w:bookmarkStart w:id="10" w:name="_Toc427675049"/>
      <w:r>
        <w:t>Responsibilities</w:t>
      </w:r>
      <w:bookmarkEnd w:id="10"/>
      <w:r>
        <w:t xml:space="preserve"> </w:t>
      </w:r>
    </w:p>
    <w:p w:rsidR="00165280" w:rsidRDefault="00992174" w:rsidP="003F49E7">
      <w:pPr>
        <w:pStyle w:val="BodyTextIndent0"/>
        <w:ind w:left="360"/>
      </w:pPr>
      <w:r w:rsidRPr="00165280">
        <w:t xml:space="preserve">The </w:t>
      </w:r>
      <w:r w:rsidR="003A2D14">
        <w:t>Product Engineering</w:t>
      </w:r>
      <w:r w:rsidR="00412013">
        <w:t xml:space="preserve"> function</w:t>
      </w:r>
      <w:r w:rsidRPr="00165280">
        <w:t xml:space="preserve"> is responsible for assuring compliance to the requirements of this document.</w:t>
      </w:r>
    </w:p>
    <w:p w:rsidR="00412013" w:rsidRPr="00636EB3" w:rsidRDefault="00412013" w:rsidP="00BB7F99">
      <w:pPr>
        <w:pStyle w:val="Heading1"/>
        <w:spacing w:before="480"/>
      </w:pPr>
      <w:bookmarkStart w:id="11" w:name="_Toc422843420"/>
      <w:bookmarkStart w:id="12" w:name="_Toc427675050"/>
      <w:r w:rsidRPr="00636EB3">
        <w:t>REFERENCE DOCUMENTS</w:t>
      </w:r>
      <w:bookmarkEnd w:id="11"/>
      <w:bookmarkEnd w:id="12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130912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Document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Document Name</w:t>
            </w:r>
          </w:p>
        </w:tc>
      </w:tr>
      <w:tr w:rsidR="00412013" w:rsidRPr="00636EB3" w:rsidTr="00130912">
        <w:tc>
          <w:tcPr>
            <w:tcW w:w="1800" w:type="dxa"/>
          </w:tcPr>
          <w:p w:rsidR="00412013" w:rsidRPr="00636EB3" w:rsidRDefault="007D71AF" w:rsidP="00130912">
            <w:pPr>
              <w:pStyle w:val="TableText"/>
            </w:pPr>
            <w:r>
              <w:t>PE-0002</w:t>
            </w:r>
          </w:p>
        </w:tc>
        <w:tc>
          <w:tcPr>
            <w:tcW w:w="7218" w:type="dxa"/>
          </w:tcPr>
          <w:p w:rsidR="00000000" w:rsidRDefault="007D71AF">
            <w:pPr>
              <w:pStyle w:val="TableText"/>
              <w:keepNext/>
              <w:pPrChange w:id="13" w:author="Author">
                <w:pPr>
                  <w:pStyle w:val="TableText"/>
                </w:pPr>
              </w:pPrChange>
            </w:pPr>
            <w:r w:rsidRPr="007D71AF">
              <w:rPr>
                <w:szCs w:val="20"/>
              </w:rPr>
              <w:t>Equipment Calibration Procedure</w:t>
            </w:r>
          </w:p>
        </w:tc>
      </w:tr>
    </w:tbl>
    <w:p w:rsidR="00000000" w:rsidRDefault="001762BB">
      <w:pPr>
        <w:pStyle w:val="Caption"/>
        <w:jc w:val="center"/>
        <w:rPr>
          <w:ins w:id="14" w:author="Author"/>
        </w:rPr>
        <w:pPrChange w:id="15" w:author="Author">
          <w:pPr>
            <w:pStyle w:val="Caption"/>
          </w:pPr>
        </w:pPrChange>
      </w:pPr>
      <w:bookmarkStart w:id="16" w:name="_Toc422843421"/>
      <w:bookmarkStart w:id="17" w:name="_Toc427675051"/>
      <w:ins w:id="18" w:author="Author">
        <w:r>
          <w:t xml:space="preserve">Table </w:t>
        </w:r>
        <w:r w:rsidR="00BF5A88">
          <w:fldChar w:fldCharType="begin"/>
        </w:r>
        <w:r>
          <w:instrText xml:space="preserve"> SEQ Table \* ARABIC </w:instrText>
        </w:r>
      </w:ins>
      <w:r w:rsidR="00BF5A88">
        <w:fldChar w:fldCharType="separate"/>
      </w:r>
      <w:ins w:id="19" w:author="Author">
        <w:r w:rsidR="00345C65">
          <w:rPr>
            <w:noProof/>
          </w:rPr>
          <w:t>1</w:t>
        </w:r>
        <w:r w:rsidR="00BF5A88">
          <w:fldChar w:fldCharType="end"/>
        </w:r>
        <w:r>
          <w:t xml:space="preserve"> Reference Document List</w:t>
        </w:r>
      </w:ins>
    </w:p>
    <w:p w:rsidR="00412013" w:rsidRPr="00636EB3" w:rsidRDefault="00412013" w:rsidP="00BB7F99">
      <w:pPr>
        <w:pStyle w:val="Heading1"/>
        <w:spacing w:before="480"/>
      </w:pPr>
      <w:r w:rsidRPr="00636EB3">
        <w:t>FORMS</w:t>
      </w:r>
      <w:bookmarkEnd w:id="16"/>
      <w:bookmarkEnd w:id="17"/>
      <w:r w:rsidRPr="00636EB3">
        <w:tab/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130912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Form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130912">
            <w:pPr>
              <w:pStyle w:val="TableHeading0"/>
            </w:pPr>
            <w:r w:rsidRPr="00636EB3">
              <w:t>Form Name</w:t>
            </w:r>
          </w:p>
        </w:tc>
      </w:tr>
      <w:tr w:rsidR="00412013" w:rsidRPr="00636EB3" w:rsidTr="00130912">
        <w:tc>
          <w:tcPr>
            <w:tcW w:w="1800" w:type="dxa"/>
          </w:tcPr>
          <w:p w:rsidR="00412013" w:rsidRPr="00636EB3" w:rsidRDefault="00412013" w:rsidP="00130912">
            <w:pPr>
              <w:pStyle w:val="TableText"/>
            </w:pPr>
          </w:p>
        </w:tc>
        <w:tc>
          <w:tcPr>
            <w:tcW w:w="7218" w:type="dxa"/>
          </w:tcPr>
          <w:p w:rsidR="00000000" w:rsidRDefault="00EC210E">
            <w:pPr>
              <w:pStyle w:val="TableText"/>
              <w:keepNext/>
              <w:pPrChange w:id="20" w:author="Author">
                <w:pPr>
                  <w:pStyle w:val="TableText"/>
                </w:pPr>
              </w:pPrChange>
            </w:pPr>
          </w:p>
        </w:tc>
      </w:tr>
    </w:tbl>
    <w:p w:rsidR="00000000" w:rsidRDefault="001762BB">
      <w:pPr>
        <w:pStyle w:val="Caption"/>
        <w:jc w:val="center"/>
        <w:rPr>
          <w:ins w:id="21" w:author="Author"/>
        </w:rPr>
        <w:pPrChange w:id="22" w:author="Author">
          <w:pPr>
            <w:pStyle w:val="Caption"/>
          </w:pPr>
        </w:pPrChange>
      </w:pPr>
      <w:bookmarkStart w:id="23" w:name="_Toc422843422"/>
      <w:bookmarkStart w:id="24" w:name="_Toc427675052"/>
      <w:ins w:id="25" w:author="Author">
        <w:r>
          <w:t xml:space="preserve">Table </w:t>
        </w:r>
        <w:r w:rsidR="00BF5A88">
          <w:fldChar w:fldCharType="begin"/>
        </w:r>
        <w:r>
          <w:instrText xml:space="preserve"> SEQ Table \* ARABIC </w:instrText>
        </w:r>
      </w:ins>
      <w:r w:rsidR="00BF5A88">
        <w:fldChar w:fldCharType="separate"/>
      </w:r>
      <w:ins w:id="26" w:author="Author">
        <w:r w:rsidR="00345C65">
          <w:rPr>
            <w:noProof/>
          </w:rPr>
          <w:t>2</w:t>
        </w:r>
        <w:r w:rsidR="00BF5A88">
          <w:fldChar w:fldCharType="end"/>
        </w:r>
        <w:r>
          <w:t xml:space="preserve"> Form List</w:t>
        </w:r>
      </w:ins>
    </w:p>
    <w:p w:rsidR="00412013" w:rsidRPr="00636EB3" w:rsidRDefault="00412013" w:rsidP="00BB7F99">
      <w:pPr>
        <w:pStyle w:val="Heading1"/>
        <w:spacing w:before="480"/>
      </w:pPr>
      <w:r w:rsidRPr="00636EB3">
        <w:t>DEFINITIONS (Not Applicable)</w:t>
      </w:r>
      <w:bookmarkEnd w:id="23"/>
      <w:bookmarkEnd w:id="24"/>
    </w:p>
    <w:p w:rsidR="00BB7F99" w:rsidRDefault="00BB7F99">
      <w:pPr>
        <w:rPr>
          <w:rFonts w:ascii="Arial" w:hAnsi="Arial"/>
          <w:b/>
          <w:bCs/>
          <w:sz w:val="22"/>
          <w:szCs w:val="22"/>
        </w:rPr>
      </w:pPr>
      <w:bookmarkStart w:id="27" w:name="_Toc422843423"/>
      <w:r>
        <w:br w:type="page"/>
      </w:r>
    </w:p>
    <w:p w:rsidR="00BB7F99" w:rsidRDefault="00412013" w:rsidP="00BB7F99">
      <w:pPr>
        <w:pStyle w:val="Heading1"/>
      </w:pPr>
      <w:bookmarkStart w:id="28" w:name="_Toc427675053"/>
      <w:r w:rsidRPr="00636EB3">
        <w:lastRenderedPageBreak/>
        <w:t>EQUIPMENT AND MATERIAL</w:t>
      </w:r>
      <w:bookmarkEnd w:id="27"/>
      <w:r w:rsidR="00E61644">
        <w:t>S</w:t>
      </w:r>
      <w:bookmarkEnd w:id="28"/>
    </w:p>
    <w:p w:rsidR="005F63E7" w:rsidRDefault="00BB7F99" w:rsidP="00EE1E69">
      <w:pPr>
        <w:pStyle w:val="BodyTextIndent0"/>
        <w:ind w:left="360"/>
      </w:pPr>
      <w:r>
        <w:t>Equipment consists of</w:t>
      </w:r>
      <w:r w:rsidR="00C97238">
        <w:t>:</w:t>
      </w:r>
    </w:p>
    <w:tbl>
      <w:tblPr>
        <w:tblStyle w:val="TableGrid"/>
        <w:tblW w:w="9198" w:type="dxa"/>
        <w:tblInd w:w="179" w:type="dxa"/>
        <w:tblLook w:val="04A0"/>
      </w:tblPr>
      <w:tblGrid>
        <w:gridCol w:w="2809"/>
        <w:gridCol w:w="1979"/>
        <w:gridCol w:w="2340"/>
        <w:gridCol w:w="2070"/>
      </w:tblGrid>
      <w:tr w:rsidR="00A623B8" w:rsidTr="00EE1E69">
        <w:tc>
          <w:tcPr>
            <w:tcW w:w="2809" w:type="dxa"/>
            <w:shd w:val="clear" w:color="auto" w:fill="5F497A" w:themeFill="accent4" w:themeFillShade="BF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Item</w:t>
            </w:r>
          </w:p>
        </w:tc>
        <w:tc>
          <w:tcPr>
            <w:tcW w:w="1979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Model</w:t>
            </w:r>
          </w:p>
        </w:tc>
        <w:tc>
          <w:tcPr>
            <w:tcW w:w="234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Manufacturer</w:t>
            </w:r>
          </w:p>
        </w:tc>
        <w:tc>
          <w:tcPr>
            <w:tcW w:w="207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Comments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Computer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PC with Window XP, 7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Any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Software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LabView 201</w:t>
            </w:r>
            <w:r w:rsidR="009F54FF">
              <w:rPr>
                <w:sz w:val="16"/>
              </w:rPr>
              <w:t>2 or Higher</w:t>
            </w:r>
          </w:p>
        </w:tc>
        <w:tc>
          <w:tcPr>
            <w:tcW w:w="234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GPIB-USB-HS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778927-01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Triple Output</w:t>
            </w:r>
            <w:r w:rsidR="00A623B8" w:rsidRPr="00EE1E69">
              <w:rPr>
                <w:sz w:val="16"/>
              </w:rPr>
              <w:t xml:space="preserve"> Power Supply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E3631</w:t>
            </w:r>
            <w:r w:rsidR="00A623B8" w:rsidRPr="00EE1E69">
              <w:rPr>
                <w:sz w:val="16"/>
              </w:rPr>
              <w:t>A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Agilent/Keysight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Source Meter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2400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DMM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2000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3F49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w/GPIB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FPGA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EE1E69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</w:t>
            </w:r>
            <w:r w:rsidR="00EE1E69" w:rsidRPr="00EE1E69">
              <w:rPr>
                <w:sz w:val="16"/>
              </w:rPr>
              <w:t>7813R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PXI Card Chassis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PIX-1033</w:t>
            </w:r>
          </w:p>
        </w:tc>
        <w:tc>
          <w:tcPr>
            <w:tcW w:w="2340" w:type="dxa"/>
            <w:vAlign w:val="center"/>
          </w:tcPr>
          <w:p w:rsidR="00A623B8" w:rsidRPr="00EE1E69" w:rsidRDefault="00EE1E69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DUT board</w:t>
            </w:r>
            <w:r w:rsidR="00EE1E69" w:rsidRPr="00EE1E69">
              <w:rPr>
                <w:sz w:val="16"/>
              </w:rPr>
              <w:t>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Various</w:t>
            </w:r>
            <w:r w:rsidRPr="00EE1E69">
              <w:rPr>
                <w:b/>
                <w:sz w:val="16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---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WiSpry Design</w:t>
            </w:r>
          </w:p>
        </w:tc>
      </w:tr>
      <w:tr w:rsidR="00EE1E69" w:rsidTr="00EE1E69">
        <w:tc>
          <w:tcPr>
            <w:tcW w:w="280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SHC68-68-RDIO Shielded Cable</w:t>
            </w:r>
          </w:p>
        </w:tc>
        <w:tc>
          <w:tcPr>
            <w:tcW w:w="197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191667-01</w:t>
            </w:r>
          </w:p>
        </w:tc>
        <w:tc>
          <w:tcPr>
            <w:tcW w:w="2340" w:type="dxa"/>
            <w:vAlign w:val="center"/>
          </w:tcPr>
          <w:p w:rsidR="00EE1E69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000000" w:rsidRDefault="00FB2797">
            <w:pPr>
              <w:pStyle w:val="BodyTextIndent0"/>
              <w:keepNext/>
              <w:spacing w:after="0"/>
              <w:ind w:left="0"/>
              <w:jc w:val="center"/>
              <w:rPr>
                <w:sz w:val="16"/>
              </w:rPr>
              <w:pPrChange w:id="29" w:author="Author">
                <w:pPr>
                  <w:pStyle w:val="BodyTextIndent0"/>
                  <w:spacing w:after="0"/>
                  <w:ind w:left="0"/>
                  <w:jc w:val="center"/>
                </w:pPr>
              </w:pPrChange>
            </w:pPr>
            <w:r>
              <w:rPr>
                <w:sz w:val="16"/>
              </w:rPr>
              <w:t xml:space="preserve">NI </w:t>
            </w:r>
            <w:r w:rsidR="00EE1E69" w:rsidRPr="00EE1E69">
              <w:rPr>
                <w:sz w:val="16"/>
              </w:rPr>
              <w:t>Cables</w:t>
            </w:r>
          </w:p>
        </w:tc>
      </w:tr>
    </w:tbl>
    <w:p w:rsidR="00000000" w:rsidRDefault="001762BB">
      <w:pPr>
        <w:pStyle w:val="Caption"/>
        <w:jc w:val="center"/>
        <w:rPr>
          <w:ins w:id="30" w:author="Author"/>
        </w:rPr>
        <w:pPrChange w:id="31" w:author="Author">
          <w:pPr>
            <w:pStyle w:val="Caption"/>
          </w:pPr>
        </w:pPrChange>
      </w:pPr>
      <w:ins w:id="32" w:author="Author">
        <w:r>
          <w:t xml:space="preserve">Table </w:t>
        </w:r>
        <w:r w:rsidR="00BF5A88">
          <w:fldChar w:fldCharType="begin"/>
        </w:r>
        <w:r>
          <w:instrText xml:space="preserve"> SEQ Table \* ARABIC </w:instrText>
        </w:r>
      </w:ins>
      <w:r w:rsidR="00BF5A88">
        <w:fldChar w:fldCharType="separate"/>
      </w:r>
      <w:ins w:id="33" w:author="Author">
        <w:r w:rsidR="00345C65">
          <w:rPr>
            <w:noProof/>
          </w:rPr>
          <w:t>3</w:t>
        </w:r>
        <w:r w:rsidR="00BF5A88">
          <w:fldChar w:fldCharType="end"/>
        </w:r>
        <w:r>
          <w:t xml:space="preserve"> MEMS Reliability Stress Stand Equipment List</w:t>
        </w:r>
      </w:ins>
    </w:p>
    <w:p w:rsidR="005F63E7" w:rsidRDefault="00A623B8" w:rsidP="005F63E7">
      <w:pPr>
        <w:pStyle w:val="BodyTextIndent0"/>
        <w:spacing w:after="0"/>
        <w:ind w:left="763"/>
      </w:pPr>
      <w:r>
        <w:t>Notes:</w:t>
      </w:r>
    </w:p>
    <w:p w:rsidR="00A623B8" w:rsidRDefault="00A623B8" w:rsidP="005F63E7">
      <w:pPr>
        <w:pStyle w:val="BodyTextIndent0"/>
        <w:spacing w:after="0"/>
        <w:ind w:left="763"/>
      </w:pPr>
      <w:r w:rsidRPr="00A623B8">
        <w:rPr>
          <w:b/>
          <w:vertAlign w:val="superscript"/>
        </w:rPr>
        <w:t>1</w:t>
      </w:r>
      <w:r>
        <w:t xml:space="preserve"> WS1050 board is 36 </w:t>
      </w:r>
      <w:r w:rsidR="00EE1E69">
        <w:t>positions</w:t>
      </w:r>
      <w:r>
        <w:t xml:space="preserve"> (model WS-EVB-165)</w:t>
      </w:r>
    </w:p>
    <w:p w:rsidR="005F63E7" w:rsidRDefault="005F63E7" w:rsidP="005F63E7">
      <w:pPr>
        <w:pStyle w:val="BodyTextIndent0"/>
        <w:spacing w:after="0"/>
        <w:ind w:left="763"/>
      </w:pPr>
    </w:p>
    <w:p w:rsidR="00165280" w:rsidRDefault="00165280">
      <w:pPr>
        <w:rPr>
          <w:rFonts w:ascii="Arial" w:hAnsi="Arial"/>
          <w:b/>
          <w:bCs/>
          <w:sz w:val="22"/>
          <w:szCs w:val="22"/>
        </w:rPr>
      </w:pPr>
    </w:p>
    <w:p w:rsidR="00CD4342" w:rsidRDefault="00BB7F99" w:rsidP="00165280">
      <w:pPr>
        <w:pStyle w:val="Heading1"/>
      </w:pPr>
      <w:bookmarkStart w:id="34" w:name="_Toc427675054"/>
      <w:commentRangeStart w:id="35"/>
      <w:r>
        <w:t>REQUIREMENTS AND PROCEDURES</w:t>
      </w:r>
      <w:bookmarkEnd w:id="34"/>
      <w:commentRangeEnd w:id="35"/>
      <w:r w:rsidR="00F9408D">
        <w:rPr>
          <w:rStyle w:val="CommentReference"/>
          <w:rFonts w:ascii="Times New Roman" w:hAnsi="Times New Roman"/>
          <w:b w:val="0"/>
          <w:bCs w:val="0"/>
        </w:rPr>
        <w:commentReference w:id="35"/>
      </w:r>
    </w:p>
    <w:p w:rsidR="00797874" w:rsidRPr="006D395A" w:rsidRDefault="00797874" w:rsidP="00165280">
      <w:pPr>
        <w:pStyle w:val="Heading2"/>
        <w:rPr>
          <w:sz w:val="20"/>
        </w:rPr>
      </w:pPr>
      <w:bookmarkStart w:id="36" w:name="_Toc427675055"/>
      <w:r w:rsidRPr="006D395A">
        <w:rPr>
          <w:sz w:val="20"/>
        </w:rPr>
        <w:t xml:space="preserve">Basic </w:t>
      </w:r>
      <w:r w:rsidR="00934EF3">
        <w:rPr>
          <w:sz w:val="20"/>
        </w:rPr>
        <w:t>Hardware, Software, and Environmental</w:t>
      </w:r>
      <w:r w:rsidRPr="006D395A">
        <w:rPr>
          <w:sz w:val="20"/>
        </w:rPr>
        <w:t xml:space="preserve"> Requirements</w:t>
      </w:r>
      <w:bookmarkEnd w:id="36"/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bookmarkStart w:id="37" w:name="_Toc228535993"/>
      <w:r>
        <w:t>C</w:t>
      </w:r>
      <w:r w:rsidR="00934EF3">
        <w:t xml:space="preserve">ycling and hold down </w:t>
      </w:r>
      <w:commentRangeStart w:id="38"/>
      <w:r w:rsidR="00934EF3" w:rsidRPr="00775954">
        <w:rPr>
          <w:u w:val="single"/>
        </w:rPr>
        <w:t>hardware</w:t>
      </w:r>
      <w:r w:rsidR="00934EF3">
        <w:t xml:space="preserve"> </w:t>
      </w:r>
      <w:commentRangeEnd w:id="38"/>
      <w:r w:rsidR="00E20DF8">
        <w:rPr>
          <w:rStyle w:val="CommentReference"/>
          <w:rFonts w:ascii="Times New Roman" w:hAnsi="Times New Roman" w:cs="Times New Roman"/>
        </w:rPr>
        <w:commentReference w:id="38"/>
      </w:r>
      <w:r w:rsidR="00934EF3">
        <w:t>(boards, cables, connectors, bench equipment) must be able to: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 xml:space="preserve">sections </w:t>
      </w:r>
      <w:r w:rsidR="007D71AF">
        <w:t>7.2 and 7.3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WiSpry calibra</w:t>
      </w:r>
      <w:r w:rsidR="00BB7F99">
        <w:t>tion requirements specified in PE-0002.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Be sufficiently robust to ensure minimum leakage currents</w:t>
      </w:r>
      <w:r w:rsidR="00BB7F99">
        <w:t>.</w:t>
      </w:r>
    </w:p>
    <w:p w:rsidR="00934EF3" w:rsidRDefault="00934EF3" w:rsidP="00934EF3">
      <w:pPr>
        <w:pStyle w:val="BodyTextIndent2"/>
        <w:spacing w:after="0"/>
      </w:pPr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software</w:t>
      </w:r>
      <w:r w:rsidR="00934EF3">
        <w:t xml:space="preserve"> should: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Allow for insitu monitoring for stiction events</w:t>
      </w:r>
      <w:r w:rsidR="00BB7F99">
        <w:t>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>sections 7.2 and 7.3.</w:t>
      </w:r>
    </w:p>
    <w:p w:rsidR="00934EF3" w:rsidRDefault="00934EF3" w:rsidP="00934EF3">
      <w:pPr>
        <w:pStyle w:val="BodyTextIndent2"/>
        <w:spacing w:after="0"/>
      </w:pPr>
    </w:p>
    <w:p w:rsidR="00934EF3" w:rsidRDefault="007D71AF" w:rsidP="007D71AF">
      <w:pPr>
        <w:pStyle w:val="BodyTextIndent2"/>
        <w:numPr>
          <w:ilvl w:val="0"/>
          <w:numId w:val="8"/>
        </w:numPr>
        <w:ind w:left="1260"/>
      </w:pPr>
      <w:r>
        <w:t>C</w:t>
      </w:r>
      <w:r w:rsidR="00934EF3">
        <w:t xml:space="preserve">ycling and hold down </w:t>
      </w:r>
      <w:commentRangeStart w:id="39"/>
      <w:r w:rsidR="00934EF3" w:rsidRPr="00775954">
        <w:rPr>
          <w:u w:val="single"/>
        </w:rPr>
        <w:t>environmental</w:t>
      </w:r>
      <w:r w:rsidR="00934EF3" w:rsidRPr="00775954">
        <w:t xml:space="preserve"> </w:t>
      </w:r>
      <w:r w:rsidR="00934EF3" w:rsidRPr="00775954">
        <w:rPr>
          <w:u w:val="single"/>
        </w:rPr>
        <w:t>controls</w:t>
      </w:r>
      <w:r w:rsidR="00934EF3">
        <w:t xml:space="preserve"> shall</w:t>
      </w:r>
      <w:commentRangeEnd w:id="39"/>
      <w:r w:rsidR="00E20DF8">
        <w:rPr>
          <w:rStyle w:val="CommentReference"/>
          <w:rFonts w:ascii="Times New Roman" w:hAnsi="Times New Roman" w:cs="Times New Roman"/>
        </w:rPr>
        <w:commentReference w:id="39"/>
      </w:r>
      <w:r w:rsidR="00934EF3">
        <w:t>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Provide control of temperature</w:t>
      </w:r>
      <w:r w:rsidR="00775954">
        <w:t xml:space="preserve"> and</w:t>
      </w:r>
      <w:r>
        <w:t xml:space="preserve"> </w:t>
      </w:r>
      <w:commentRangeStart w:id="40"/>
      <w:r w:rsidRPr="00EE1E69">
        <w:rPr>
          <w:highlight w:val="yellow"/>
        </w:rPr>
        <w:t>humidity</w:t>
      </w:r>
      <w:commentRangeEnd w:id="40"/>
      <w:r w:rsidR="00E20DF8">
        <w:rPr>
          <w:rStyle w:val="CommentReference"/>
          <w:rFonts w:ascii="Times New Roman" w:hAnsi="Times New Roman" w:cs="Times New Roman"/>
        </w:rPr>
        <w:commentReference w:id="40"/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calibration requirements defined in</w:t>
      </w:r>
      <w:r w:rsidR="00BB7F99" w:rsidRPr="00BB7F99">
        <w:t xml:space="preserve"> </w:t>
      </w:r>
      <w:r w:rsidR="00BB7F99">
        <w:t>PE-0002.</w:t>
      </w:r>
    </w:p>
    <w:p w:rsidR="00934EF3" w:rsidRDefault="00934EF3" w:rsidP="00934EF3">
      <w:pPr>
        <w:pStyle w:val="BodyTextIndent2"/>
        <w:spacing w:after="0"/>
      </w:pPr>
    </w:p>
    <w:p w:rsidR="00EE1E69" w:rsidRDefault="00EE1E69">
      <w:pPr>
        <w:rPr>
          <w:rFonts w:ascii="Arial" w:hAnsi="Arial"/>
          <w:b/>
          <w:sz w:val="20"/>
          <w:szCs w:val="22"/>
        </w:rPr>
      </w:pPr>
      <w:r>
        <w:rPr>
          <w:sz w:val="20"/>
        </w:rPr>
        <w:br w:type="page"/>
      </w:r>
    </w:p>
    <w:p w:rsidR="00196473" w:rsidRPr="006D395A" w:rsidRDefault="00775954" w:rsidP="003437B3">
      <w:pPr>
        <w:pStyle w:val="Heading2"/>
        <w:rPr>
          <w:sz w:val="20"/>
        </w:rPr>
      </w:pPr>
      <w:bookmarkStart w:id="41" w:name="_Toc427675056"/>
      <w:r>
        <w:rPr>
          <w:sz w:val="20"/>
        </w:rPr>
        <w:lastRenderedPageBreak/>
        <w:t xml:space="preserve">MEMS </w:t>
      </w:r>
      <w:ins w:id="42" w:author="Author">
        <w:r w:rsidR="00345C65">
          <w:rPr>
            <w:sz w:val="20"/>
          </w:rPr>
          <w:t xml:space="preserve">Switch </w:t>
        </w:r>
      </w:ins>
      <w:r>
        <w:rPr>
          <w:sz w:val="20"/>
        </w:rPr>
        <w:t>Cycling</w:t>
      </w:r>
      <w:bookmarkEnd w:id="41"/>
      <w:ins w:id="43" w:author="Author">
        <w:r w:rsidR="00345C65">
          <w:rPr>
            <w:sz w:val="20"/>
          </w:rPr>
          <w:t xml:space="preserve"> Stress</w:t>
        </w:r>
      </w:ins>
    </w:p>
    <w:p w:rsidR="00797874" w:rsidRDefault="00775954" w:rsidP="003437B3">
      <w:pPr>
        <w:pStyle w:val="BodyTextIndent2"/>
      </w:pPr>
      <w:bookmarkStart w:id="44" w:name="_Toc228535994"/>
      <w:bookmarkEnd w:id="37"/>
      <w:r>
        <w:t>The cycling conditions for product qualification and ongoing monitoring are:</w:t>
      </w:r>
      <w:r w:rsidR="00797874">
        <w:t xml:space="preserve"> </w:t>
      </w:r>
    </w:p>
    <w:tbl>
      <w:tblPr>
        <w:tblStyle w:val="TableGrid"/>
        <w:tblW w:w="0" w:type="auto"/>
        <w:jc w:val="center"/>
        <w:tblLayout w:type="fixed"/>
        <w:tblLook w:val="04A0"/>
        <w:tblPrChange w:id="45" w:author="Author">
          <w:tblPr>
            <w:tblStyle w:val="TableGrid"/>
            <w:tblpPr w:leftFromText="180" w:rightFromText="180" w:vertAnchor="text" w:horzAnchor="page" w:tblpX="2510" w:tblpY="62"/>
            <w:tblW w:w="0" w:type="auto"/>
            <w:tblLayout w:type="fixed"/>
            <w:tblLook w:val="04A0"/>
          </w:tblPr>
        </w:tblPrChange>
      </w:tblPr>
      <w:tblGrid>
        <w:gridCol w:w="2448"/>
        <w:gridCol w:w="5130"/>
        <w:tblGridChange w:id="46">
          <w:tblGrid>
            <w:gridCol w:w="2448"/>
            <w:gridCol w:w="5130"/>
          </w:tblGrid>
        </w:tblGridChange>
      </w:tblGrid>
      <w:tr w:rsidR="00775954" w:rsidRPr="006D395A" w:rsidTr="00345C65">
        <w:trPr>
          <w:trHeight w:val="359"/>
          <w:jc w:val="center"/>
          <w:trPrChange w:id="47" w:author="Author">
            <w:trPr>
              <w:trHeight w:val="359"/>
            </w:trPr>
          </w:trPrChange>
        </w:trPr>
        <w:tc>
          <w:tcPr>
            <w:tcW w:w="2448" w:type="dxa"/>
            <w:shd w:val="clear" w:color="auto" w:fill="002060"/>
            <w:vAlign w:val="center"/>
            <w:tcPrChange w:id="48" w:author="Author">
              <w:tcPr>
                <w:tcW w:w="2448" w:type="dxa"/>
                <w:shd w:val="clear" w:color="auto" w:fill="002060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  <w:tcPrChange w:id="49" w:author="Author">
              <w:tcPr>
                <w:tcW w:w="5130" w:type="dxa"/>
                <w:shd w:val="clear" w:color="auto" w:fill="002060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50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  <w:tcPrChange w:id="51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52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  <w:tcPrChange w:id="53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3.7 V @ 12 KHz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54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  <w:tcPrChange w:id="55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56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  <w:tcPrChange w:id="57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12 KHz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58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  <w:tcPrChange w:id="59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25%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60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  <w:tcPrChange w:id="61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75954" w:rsidTr="00345C65">
        <w:trPr>
          <w:jc w:val="center"/>
        </w:trPr>
        <w:tc>
          <w:tcPr>
            <w:tcW w:w="2448" w:type="dxa"/>
            <w:vAlign w:val="center"/>
            <w:tcPrChange w:id="62" w:author="Author">
              <w:tcPr>
                <w:tcW w:w="2448" w:type="dxa"/>
                <w:vAlign w:val="center"/>
              </w:tcPr>
            </w:tcPrChange>
          </w:tcPr>
          <w:p w:rsidR="00775954" w:rsidRPr="006D395A" w:rsidRDefault="00775954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  <w:tcPrChange w:id="63" w:author="Author">
              <w:tcPr>
                <w:tcW w:w="5130" w:type="dxa"/>
                <w:vAlign w:val="center"/>
              </w:tcPr>
            </w:tcPrChange>
          </w:tcPr>
          <w:p w:rsidR="00775954" w:rsidRPr="006D395A" w:rsidRDefault="00775954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</w:t>
            </w:r>
          </w:p>
        </w:tc>
      </w:tr>
      <w:tr w:rsidR="00E20DF8" w:rsidTr="00345C65">
        <w:trPr>
          <w:jc w:val="center"/>
          <w:ins w:id="64" w:author="Author"/>
        </w:trPr>
        <w:tc>
          <w:tcPr>
            <w:tcW w:w="2448" w:type="dxa"/>
            <w:vAlign w:val="center"/>
            <w:tcPrChange w:id="65" w:author="Author">
              <w:tcPr>
                <w:tcW w:w="2448" w:type="dxa"/>
                <w:vAlign w:val="center"/>
              </w:tcPr>
            </w:tcPrChange>
          </w:tcPr>
          <w:p w:rsidR="00E20DF8" w:rsidRDefault="00E20DF8" w:rsidP="00345C65">
            <w:pPr>
              <w:rPr>
                <w:ins w:id="66" w:author="Author"/>
                <w:rFonts w:ascii="Arial" w:hAnsi="Arial" w:cs="Arial"/>
                <w:sz w:val="16"/>
                <w:szCs w:val="18"/>
              </w:rPr>
            </w:pPr>
            <w:ins w:id="67" w:author="Author">
              <w:r>
                <w:rPr>
                  <w:rFonts w:ascii="Arial" w:hAnsi="Arial" w:cs="Arial"/>
                  <w:sz w:val="16"/>
                  <w:szCs w:val="18"/>
                </w:rPr>
                <w:t>Beam Read Points</w:t>
              </w:r>
            </w:ins>
          </w:p>
        </w:tc>
        <w:tc>
          <w:tcPr>
            <w:tcW w:w="5130" w:type="dxa"/>
            <w:vAlign w:val="center"/>
            <w:tcPrChange w:id="68" w:author="Author">
              <w:tcPr>
                <w:tcW w:w="5130" w:type="dxa"/>
                <w:vAlign w:val="center"/>
              </w:tcPr>
            </w:tcPrChange>
          </w:tcPr>
          <w:p w:rsidR="00E20DF8" w:rsidRDefault="00E20DF8" w:rsidP="00345C65">
            <w:pPr>
              <w:jc w:val="center"/>
              <w:rPr>
                <w:ins w:id="69" w:author="Author"/>
                <w:rFonts w:ascii="Arial" w:hAnsi="Arial" w:cs="Arial"/>
                <w:sz w:val="16"/>
                <w:szCs w:val="18"/>
              </w:rPr>
            </w:pPr>
            <w:ins w:id="70" w:author="Author">
              <w:r>
                <w:rPr>
                  <w:rFonts w:ascii="Arial" w:hAnsi="Arial" w:cs="Arial"/>
                  <w:sz w:val="16"/>
                  <w:szCs w:val="18"/>
                </w:rPr>
                <w:t>1k, 2k, etc.</w:t>
              </w:r>
            </w:ins>
          </w:p>
        </w:tc>
      </w:tr>
      <w:tr w:rsidR="00E20DF8" w:rsidTr="00345C65">
        <w:trPr>
          <w:jc w:val="center"/>
          <w:ins w:id="71" w:author="Author"/>
        </w:trPr>
        <w:tc>
          <w:tcPr>
            <w:tcW w:w="2448" w:type="dxa"/>
            <w:vAlign w:val="center"/>
            <w:tcPrChange w:id="72" w:author="Author">
              <w:tcPr>
                <w:tcW w:w="2448" w:type="dxa"/>
                <w:vAlign w:val="center"/>
              </w:tcPr>
            </w:tcPrChange>
          </w:tcPr>
          <w:p w:rsidR="00E20DF8" w:rsidRDefault="00E20DF8" w:rsidP="00345C65">
            <w:pPr>
              <w:rPr>
                <w:ins w:id="73" w:author="Author"/>
                <w:rFonts w:ascii="Arial" w:hAnsi="Arial" w:cs="Arial"/>
                <w:sz w:val="16"/>
                <w:szCs w:val="18"/>
              </w:rPr>
            </w:pPr>
            <w:ins w:id="74" w:author="Author">
              <w:r>
                <w:rPr>
                  <w:rFonts w:ascii="Arial" w:hAnsi="Arial" w:cs="Arial"/>
                  <w:sz w:val="16"/>
                  <w:szCs w:val="18"/>
                </w:rPr>
                <w:t>Bank Read Points</w:t>
              </w:r>
            </w:ins>
          </w:p>
        </w:tc>
        <w:tc>
          <w:tcPr>
            <w:tcW w:w="5130" w:type="dxa"/>
            <w:vAlign w:val="center"/>
            <w:tcPrChange w:id="75" w:author="Author">
              <w:tcPr>
                <w:tcW w:w="5130" w:type="dxa"/>
                <w:vAlign w:val="center"/>
              </w:tcPr>
            </w:tcPrChange>
          </w:tcPr>
          <w:p w:rsidR="00000000" w:rsidRDefault="00E20DF8">
            <w:pPr>
              <w:keepNext/>
              <w:jc w:val="center"/>
              <w:rPr>
                <w:ins w:id="76" w:author="Author"/>
                <w:rFonts w:ascii="Arial" w:hAnsi="Arial" w:cs="Arial"/>
                <w:sz w:val="16"/>
                <w:szCs w:val="18"/>
              </w:rPr>
              <w:pPrChange w:id="77" w:author="Author">
                <w:pPr>
                  <w:jc w:val="center"/>
                </w:pPr>
              </w:pPrChange>
            </w:pPr>
            <w:ins w:id="78" w:author="Author">
              <w:r>
                <w:rPr>
                  <w:rFonts w:ascii="Arial" w:hAnsi="Arial" w:cs="Arial"/>
                  <w:sz w:val="16"/>
                  <w:szCs w:val="18"/>
                </w:rPr>
                <w:t>Serial: 1</w:t>
              </w:r>
              <w:r w:rsidR="00F9408D">
                <w:rPr>
                  <w:rFonts w:ascii="Arial" w:hAnsi="Arial" w:cs="Arial"/>
                  <w:sz w:val="16"/>
                  <w:szCs w:val="18"/>
                </w:rPr>
                <w:t>, 2, then 3?</w:t>
              </w:r>
            </w:ins>
          </w:p>
        </w:tc>
      </w:tr>
    </w:tbl>
    <w:p w:rsidR="00000000" w:rsidRDefault="00345C65">
      <w:pPr>
        <w:pStyle w:val="Caption"/>
        <w:jc w:val="center"/>
        <w:rPr>
          <w:del w:id="79" w:author="Author"/>
        </w:rPr>
        <w:pPrChange w:id="80" w:author="Author">
          <w:pPr/>
        </w:pPrChange>
      </w:pPr>
      <w:ins w:id="81" w:author="Author">
        <w:r>
          <w:t xml:space="preserve">Table </w:t>
        </w:r>
        <w:r w:rsidR="00BF5A88">
          <w:rPr>
            <w:b w:val="0"/>
            <w:bCs w:val="0"/>
          </w:rPr>
          <w:fldChar w:fldCharType="begin"/>
        </w:r>
        <w:r>
          <w:instrText xml:space="preserve"> SEQ Table \* ARABIC </w:instrText>
        </w:r>
      </w:ins>
      <w:r w:rsidR="00BF5A88">
        <w:rPr>
          <w:b w:val="0"/>
          <w:bCs w:val="0"/>
        </w:rPr>
        <w:fldChar w:fldCharType="separate"/>
      </w:r>
      <w:ins w:id="82" w:author="Author">
        <w:r>
          <w:rPr>
            <w:noProof/>
          </w:rPr>
          <w:t>4</w:t>
        </w:r>
        <w:r w:rsidR="00BF5A88">
          <w:rPr>
            <w:b w:val="0"/>
            <w:bCs w:val="0"/>
          </w:rPr>
          <w:fldChar w:fldCharType="end"/>
        </w:r>
        <w:r>
          <w:t xml:space="preserve"> MEMS Switch Cycling Stress Conditions for product qualification.</w:t>
        </w:r>
      </w:ins>
    </w:p>
    <w:p w:rsidR="00000000" w:rsidRDefault="00EC210E">
      <w:pPr>
        <w:pStyle w:val="Caption"/>
        <w:rPr>
          <w:del w:id="83" w:author="Author"/>
        </w:rPr>
        <w:pPrChange w:id="84" w:author="Author">
          <w:pPr/>
        </w:pPrChange>
      </w:pPr>
    </w:p>
    <w:p w:rsidR="00775954" w:rsidDel="00345C65" w:rsidRDefault="00775954" w:rsidP="00775954">
      <w:pPr>
        <w:rPr>
          <w:del w:id="85" w:author="Author"/>
        </w:rPr>
      </w:pPr>
    </w:p>
    <w:p w:rsidR="00775954" w:rsidDel="00345C65" w:rsidRDefault="00775954" w:rsidP="00775954">
      <w:pPr>
        <w:rPr>
          <w:del w:id="86" w:author="Author"/>
        </w:rPr>
      </w:pPr>
    </w:p>
    <w:p w:rsidR="00775954" w:rsidDel="00345C65" w:rsidRDefault="00775954" w:rsidP="00775954">
      <w:pPr>
        <w:rPr>
          <w:del w:id="87" w:author="Author"/>
        </w:rPr>
      </w:pPr>
    </w:p>
    <w:p w:rsidR="00775954" w:rsidDel="00345C65" w:rsidRDefault="00775954" w:rsidP="00775954">
      <w:pPr>
        <w:rPr>
          <w:del w:id="88" w:author="Author"/>
        </w:rPr>
      </w:pPr>
    </w:p>
    <w:p w:rsidR="00775954" w:rsidDel="00345C65" w:rsidRDefault="00775954" w:rsidP="00775954">
      <w:pPr>
        <w:rPr>
          <w:del w:id="89" w:author="Author"/>
        </w:rPr>
      </w:pPr>
    </w:p>
    <w:p w:rsidR="007D71AF" w:rsidRPr="007D71AF" w:rsidRDefault="007D71AF" w:rsidP="007D71AF">
      <w:pPr>
        <w:pStyle w:val="Heading2"/>
        <w:rPr>
          <w:sz w:val="20"/>
        </w:rPr>
      </w:pPr>
      <w:bookmarkStart w:id="90" w:name="_Toc427675057"/>
      <w:r w:rsidRPr="007D71AF">
        <w:rPr>
          <w:sz w:val="20"/>
        </w:rPr>
        <w:t xml:space="preserve">MEMS </w:t>
      </w:r>
      <w:ins w:id="91" w:author="Author">
        <w:r w:rsidR="00E20DF8">
          <w:rPr>
            <w:sz w:val="20"/>
          </w:rPr>
          <w:t xml:space="preserve">Continuous </w:t>
        </w:r>
      </w:ins>
      <w:r>
        <w:rPr>
          <w:sz w:val="20"/>
        </w:rPr>
        <w:t>Hold Down</w:t>
      </w:r>
      <w:bookmarkEnd w:id="90"/>
      <w:ins w:id="92" w:author="Author">
        <w:r w:rsidR="00345C65">
          <w:rPr>
            <w:sz w:val="20"/>
          </w:rPr>
          <w:t xml:space="preserve"> Stress</w:t>
        </w:r>
      </w:ins>
    </w:p>
    <w:p w:rsidR="007D71AF" w:rsidRDefault="007D71AF" w:rsidP="007D71AF">
      <w:pPr>
        <w:pStyle w:val="BodyTextIndent2"/>
      </w:pPr>
      <w:r>
        <w:t>The</w:t>
      </w:r>
      <w:ins w:id="93" w:author="Author">
        <w:r w:rsidR="00E20DF8">
          <w:t xml:space="preserve"> continuous</w:t>
        </w:r>
      </w:ins>
      <w:r>
        <w:t xml:space="preserve"> hold down conditions for product qualification and ongoing monitoring are: </w:t>
      </w:r>
    </w:p>
    <w:tbl>
      <w:tblPr>
        <w:tblStyle w:val="TableGrid"/>
        <w:tblW w:w="0" w:type="auto"/>
        <w:jc w:val="center"/>
        <w:tblLayout w:type="fixed"/>
        <w:tblLook w:val="04A0"/>
        <w:tblPrChange w:id="94" w:author="Author">
          <w:tblPr>
            <w:tblStyle w:val="TableGrid"/>
            <w:tblpPr w:leftFromText="180" w:rightFromText="180" w:vertAnchor="text" w:horzAnchor="page" w:tblpX="2510" w:tblpY="62"/>
            <w:tblW w:w="0" w:type="auto"/>
            <w:tblLayout w:type="fixed"/>
            <w:tblLook w:val="04A0"/>
          </w:tblPr>
        </w:tblPrChange>
      </w:tblPr>
      <w:tblGrid>
        <w:gridCol w:w="2448"/>
        <w:gridCol w:w="5130"/>
        <w:tblGridChange w:id="95">
          <w:tblGrid>
            <w:gridCol w:w="2448"/>
            <w:gridCol w:w="5130"/>
          </w:tblGrid>
        </w:tblGridChange>
      </w:tblGrid>
      <w:tr w:rsidR="007D71AF" w:rsidRPr="006D395A" w:rsidTr="00345C65">
        <w:trPr>
          <w:trHeight w:val="359"/>
          <w:jc w:val="center"/>
          <w:trPrChange w:id="96" w:author="Author">
            <w:trPr>
              <w:trHeight w:val="359"/>
            </w:trPr>
          </w:trPrChange>
        </w:trPr>
        <w:tc>
          <w:tcPr>
            <w:tcW w:w="2448" w:type="dxa"/>
            <w:shd w:val="clear" w:color="auto" w:fill="002060"/>
            <w:vAlign w:val="center"/>
            <w:tcPrChange w:id="97" w:author="Author">
              <w:tcPr>
                <w:tcW w:w="2448" w:type="dxa"/>
                <w:shd w:val="clear" w:color="auto" w:fill="002060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  <w:tcPrChange w:id="98" w:author="Author">
              <w:tcPr>
                <w:tcW w:w="5130" w:type="dxa"/>
                <w:shd w:val="clear" w:color="auto" w:fill="002060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99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  <w:tcPrChange w:id="100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01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  <w:tcPrChange w:id="102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3.3 V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03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  <w:tcPrChange w:id="104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05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  <w:tcPrChange w:id="106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----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07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  <w:tcPrChange w:id="108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100%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09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  <w:tcPrChange w:id="110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D71AF" w:rsidTr="00345C65">
        <w:trPr>
          <w:jc w:val="center"/>
        </w:trPr>
        <w:tc>
          <w:tcPr>
            <w:tcW w:w="2448" w:type="dxa"/>
            <w:vAlign w:val="center"/>
            <w:tcPrChange w:id="111" w:author="Author">
              <w:tcPr>
                <w:tcW w:w="2448" w:type="dxa"/>
                <w:vAlign w:val="center"/>
              </w:tcPr>
            </w:tcPrChange>
          </w:tcPr>
          <w:p w:rsidR="007D71AF" w:rsidRPr="006D395A" w:rsidRDefault="007D71AF" w:rsidP="00345C65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  <w:tcPrChange w:id="112" w:author="Author">
              <w:tcPr>
                <w:tcW w:w="5130" w:type="dxa"/>
                <w:vAlign w:val="center"/>
              </w:tcPr>
            </w:tcPrChange>
          </w:tcPr>
          <w:p w:rsidR="007D71AF" w:rsidRPr="006D395A" w:rsidRDefault="007D71AF" w:rsidP="00345C65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 and held for the stress duration</w:t>
            </w:r>
          </w:p>
        </w:tc>
      </w:tr>
      <w:tr w:rsidR="00F9408D" w:rsidTr="00345C65">
        <w:trPr>
          <w:jc w:val="center"/>
          <w:ins w:id="113" w:author="Author"/>
        </w:trPr>
        <w:tc>
          <w:tcPr>
            <w:tcW w:w="2448" w:type="dxa"/>
            <w:vAlign w:val="center"/>
            <w:tcPrChange w:id="114" w:author="Author">
              <w:tcPr>
                <w:tcW w:w="2448" w:type="dxa"/>
                <w:vAlign w:val="center"/>
              </w:tcPr>
            </w:tcPrChange>
          </w:tcPr>
          <w:p w:rsidR="00F9408D" w:rsidRDefault="00F9408D" w:rsidP="00345C65">
            <w:pPr>
              <w:rPr>
                <w:ins w:id="115" w:author="Author"/>
                <w:rFonts w:ascii="Arial" w:hAnsi="Arial" w:cs="Arial"/>
                <w:sz w:val="16"/>
                <w:szCs w:val="18"/>
              </w:rPr>
            </w:pPr>
            <w:ins w:id="116" w:author="Author">
              <w:r>
                <w:rPr>
                  <w:rFonts w:ascii="Arial" w:hAnsi="Arial" w:cs="Arial"/>
                  <w:sz w:val="16"/>
                  <w:szCs w:val="18"/>
                </w:rPr>
                <w:t>Bea</w:t>
              </w:r>
              <w:r w:rsidR="001762BB">
                <w:rPr>
                  <w:rFonts w:ascii="Arial" w:hAnsi="Arial" w:cs="Arial"/>
                  <w:sz w:val="16"/>
                  <w:szCs w:val="18"/>
                </w:rPr>
                <w:t>m</w:t>
              </w:r>
              <w:r>
                <w:rPr>
                  <w:rFonts w:ascii="Arial" w:hAnsi="Arial" w:cs="Arial"/>
                  <w:sz w:val="16"/>
                  <w:szCs w:val="18"/>
                </w:rPr>
                <w:t xml:space="preserve"> Read Points</w:t>
              </w:r>
            </w:ins>
          </w:p>
        </w:tc>
        <w:tc>
          <w:tcPr>
            <w:tcW w:w="5130" w:type="dxa"/>
            <w:vAlign w:val="center"/>
            <w:tcPrChange w:id="117" w:author="Author">
              <w:tcPr>
                <w:tcW w:w="5130" w:type="dxa"/>
                <w:vAlign w:val="center"/>
              </w:tcPr>
            </w:tcPrChange>
          </w:tcPr>
          <w:p w:rsidR="00F9408D" w:rsidRDefault="00F9408D" w:rsidP="00345C65">
            <w:pPr>
              <w:jc w:val="center"/>
              <w:rPr>
                <w:ins w:id="118" w:author="Author"/>
                <w:rFonts w:ascii="Arial" w:hAnsi="Arial" w:cs="Arial"/>
                <w:sz w:val="16"/>
                <w:szCs w:val="18"/>
              </w:rPr>
            </w:pPr>
            <w:ins w:id="119" w:author="Author">
              <w:r>
                <w:rPr>
                  <w:rFonts w:ascii="Arial" w:hAnsi="Arial" w:cs="Arial"/>
                  <w:sz w:val="16"/>
                  <w:szCs w:val="18"/>
                </w:rPr>
                <w:t>15m, 30m, 45m, 60m, 2h, 3h, 4h, …..(?)</w:t>
              </w:r>
            </w:ins>
          </w:p>
        </w:tc>
      </w:tr>
      <w:tr w:rsidR="00F9408D" w:rsidTr="00345C65">
        <w:trPr>
          <w:jc w:val="center"/>
          <w:ins w:id="120" w:author="Author"/>
        </w:trPr>
        <w:tc>
          <w:tcPr>
            <w:tcW w:w="2448" w:type="dxa"/>
            <w:vAlign w:val="center"/>
            <w:tcPrChange w:id="121" w:author="Author">
              <w:tcPr>
                <w:tcW w:w="2448" w:type="dxa"/>
                <w:vAlign w:val="center"/>
              </w:tcPr>
            </w:tcPrChange>
          </w:tcPr>
          <w:p w:rsidR="00F9408D" w:rsidRDefault="00F9408D" w:rsidP="00345C65">
            <w:pPr>
              <w:rPr>
                <w:ins w:id="122" w:author="Author"/>
                <w:rFonts w:ascii="Arial" w:hAnsi="Arial" w:cs="Arial"/>
                <w:sz w:val="16"/>
                <w:szCs w:val="18"/>
              </w:rPr>
            </w:pPr>
            <w:ins w:id="123" w:author="Author">
              <w:r>
                <w:rPr>
                  <w:rFonts w:ascii="Arial" w:hAnsi="Arial" w:cs="Arial"/>
                  <w:sz w:val="16"/>
                  <w:szCs w:val="18"/>
                </w:rPr>
                <w:t>Bank Read Points</w:t>
              </w:r>
            </w:ins>
          </w:p>
        </w:tc>
        <w:tc>
          <w:tcPr>
            <w:tcW w:w="5130" w:type="dxa"/>
            <w:vAlign w:val="center"/>
            <w:tcPrChange w:id="124" w:author="Author">
              <w:tcPr>
                <w:tcW w:w="5130" w:type="dxa"/>
                <w:vAlign w:val="center"/>
              </w:tcPr>
            </w:tcPrChange>
          </w:tcPr>
          <w:p w:rsidR="00000000" w:rsidRDefault="00F9408D">
            <w:pPr>
              <w:keepNext/>
              <w:jc w:val="center"/>
              <w:rPr>
                <w:ins w:id="125" w:author="Author"/>
                <w:rFonts w:ascii="Arial" w:hAnsi="Arial" w:cs="Arial"/>
                <w:sz w:val="16"/>
                <w:szCs w:val="18"/>
              </w:rPr>
              <w:pPrChange w:id="126" w:author="Author">
                <w:pPr>
                  <w:jc w:val="center"/>
                </w:pPr>
              </w:pPrChange>
            </w:pPr>
            <w:ins w:id="127" w:author="Author">
              <w:r>
                <w:rPr>
                  <w:rFonts w:ascii="Arial" w:hAnsi="Arial" w:cs="Arial"/>
                  <w:sz w:val="16"/>
                  <w:szCs w:val="18"/>
                </w:rPr>
                <w:t>Serial: 1, 2, then 3?</w:t>
              </w:r>
            </w:ins>
          </w:p>
        </w:tc>
      </w:tr>
    </w:tbl>
    <w:p w:rsidR="00000000" w:rsidRDefault="00345C65">
      <w:pPr>
        <w:pStyle w:val="Caption"/>
        <w:jc w:val="center"/>
        <w:pPrChange w:id="128" w:author="Author">
          <w:pPr/>
        </w:pPrChange>
      </w:pPr>
      <w:ins w:id="129" w:author="Author">
        <w:r>
          <w:t xml:space="preserve">Table </w:t>
        </w:r>
        <w:r w:rsidR="00BF5A88">
          <w:fldChar w:fldCharType="begin"/>
        </w:r>
        <w:r>
          <w:instrText xml:space="preserve"> SEQ Table \* ARABIC </w:instrText>
        </w:r>
      </w:ins>
      <w:r w:rsidR="00BF5A88">
        <w:fldChar w:fldCharType="separate"/>
      </w:r>
      <w:ins w:id="130" w:author="Author">
        <w:r>
          <w:rPr>
            <w:noProof/>
          </w:rPr>
          <w:t>5</w:t>
        </w:r>
        <w:r w:rsidR="00BF5A88">
          <w:fldChar w:fldCharType="end"/>
        </w:r>
        <w:r>
          <w:t xml:space="preserve"> MEMS Continuous Hold Down Stress Conditions for product qualification.</w:t>
        </w:r>
      </w:ins>
    </w:p>
    <w:p w:rsidR="007D71AF" w:rsidRDefault="007D71AF" w:rsidP="007D71AF"/>
    <w:p w:rsidR="007D71AF" w:rsidDel="00345C65" w:rsidRDefault="007D71AF" w:rsidP="007D71AF">
      <w:pPr>
        <w:rPr>
          <w:del w:id="131" w:author="Author"/>
        </w:rPr>
      </w:pPr>
    </w:p>
    <w:p w:rsidR="007D71AF" w:rsidDel="00345C65" w:rsidRDefault="007D71AF" w:rsidP="007D71AF">
      <w:pPr>
        <w:rPr>
          <w:del w:id="132" w:author="Author"/>
        </w:rPr>
      </w:pPr>
    </w:p>
    <w:p w:rsidR="007D71AF" w:rsidDel="00345C65" w:rsidRDefault="007D71AF" w:rsidP="007D71AF">
      <w:pPr>
        <w:rPr>
          <w:del w:id="133" w:author="Author"/>
        </w:rPr>
      </w:pPr>
    </w:p>
    <w:p w:rsidR="007D71AF" w:rsidDel="00345C65" w:rsidRDefault="007D71AF" w:rsidP="007D71AF">
      <w:pPr>
        <w:rPr>
          <w:del w:id="134" w:author="Author"/>
        </w:rPr>
      </w:pPr>
    </w:p>
    <w:p w:rsidR="00000000" w:rsidRDefault="00EC210E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rPr>
          <w:del w:id="135" w:author="Author"/>
        </w:rPr>
      </w:pPr>
    </w:p>
    <w:p w:rsidR="007D71AF" w:rsidRPr="007D71AF" w:rsidRDefault="007D71AF" w:rsidP="007D71AF">
      <w:pPr>
        <w:pStyle w:val="Heading2"/>
        <w:rPr>
          <w:sz w:val="20"/>
        </w:rPr>
      </w:pPr>
      <w:bookmarkStart w:id="136" w:name="_Toc427675058"/>
      <w:r>
        <w:rPr>
          <w:sz w:val="20"/>
        </w:rPr>
        <w:t>Reject Criteria</w:t>
      </w:r>
      <w:bookmarkEnd w:id="136"/>
    </w:p>
    <w:p w:rsidR="007D71AF" w:rsidRDefault="007D71AF" w:rsidP="007D71AF">
      <w:pPr>
        <w:pStyle w:val="BodyTextIndent2"/>
      </w:pPr>
      <w:r>
        <w:t>For both cycling and hold down, the following conditions define a reject reading: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OFF</w:t>
      </w:r>
      <w:r>
        <w:tab/>
      </w:r>
      <w:commentRangeStart w:id="137"/>
      <w:r>
        <w:t>±46 fF per bank</w:t>
      </w:r>
      <w:commentRangeEnd w:id="137"/>
      <w:r w:rsidR="00E20DF8">
        <w:rPr>
          <w:rStyle w:val="CommentReference"/>
          <w:rFonts w:ascii="Times New Roman" w:hAnsi="Times New Roman" w:cs="Times New Roman"/>
        </w:rPr>
        <w:commentReference w:id="137"/>
      </w:r>
    </w:p>
    <w:p w:rsidR="007D71AF" w:rsidRDefault="007D71AF" w:rsidP="00E61644">
      <w:pPr>
        <w:pStyle w:val="BodyTextIndent2"/>
        <w:spacing w:after="0"/>
        <w:ind w:left="907"/>
      </w:pPr>
      <w:r>
        <w:lastRenderedPageBreak/>
        <w:t>C</w:t>
      </w:r>
      <w:r w:rsidRPr="007D71AF">
        <w:rPr>
          <w:vertAlign w:val="subscript"/>
        </w:rPr>
        <w:t>ON</w:t>
      </w:r>
      <w:r>
        <w:tab/>
      </w:r>
      <w:commentRangeStart w:id="138"/>
      <w:r>
        <w:t>±657 fF per bank</w:t>
      </w:r>
      <w:commentRangeEnd w:id="138"/>
      <w:r w:rsidR="00E20DF8">
        <w:rPr>
          <w:rStyle w:val="CommentReference"/>
          <w:rFonts w:ascii="Times New Roman" w:hAnsi="Times New Roman" w:cs="Times New Roman"/>
        </w:rPr>
        <w:commentReference w:id="138"/>
      </w:r>
    </w:p>
    <w:p w:rsidR="007D71AF" w:rsidRPr="007D71AF" w:rsidRDefault="00130912" w:rsidP="007D71AF">
      <w:pPr>
        <w:pStyle w:val="Heading2"/>
        <w:rPr>
          <w:sz w:val="20"/>
        </w:rPr>
      </w:pPr>
      <w:bookmarkStart w:id="139" w:name="_Toc427675059"/>
      <w:r>
        <w:rPr>
          <w:sz w:val="20"/>
        </w:rPr>
        <w:t xml:space="preserve">General </w:t>
      </w:r>
      <w:r w:rsidR="007D71AF">
        <w:rPr>
          <w:sz w:val="20"/>
        </w:rPr>
        <w:t>Set-up and Handling Guidelines</w:t>
      </w:r>
      <w:bookmarkEnd w:id="139"/>
    </w:p>
    <w:p w:rsidR="007D71AF" w:rsidRDefault="00D94A1C" w:rsidP="00D94A1C">
      <w:pPr>
        <w:pStyle w:val="BodyTextIndent2"/>
        <w:numPr>
          <w:ilvl w:val="0"/>
          <w:numId w:val="8"/>
        </w:numPr>
      </w:pPr>
      <w:commentRangeStart w:id="140"/>
      <w:r>
        <w:t>Handling recommendations for ESD</w:t>
      </w:r>
      <w:commentRangeEnd w:id="140"/>
      <w:r w:rsidR="00F9408D">
        <w:rPr>
          <w:rStyle w:val="CommentReference"/>
          <w:rFonts w:ascii="Times New Roman" w:hAnsi="Times New Roman" w:cs="Times New Roman"/>
        </w:rPr>
        <w:commentReference w:id="140"/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Stabilize oven temperature prior to loading parts</w:t>
      </w:r>
      <w:r w:rsidR="00FB2797">
        <w:t>, 15</w:t>
      </w:r>
      <w:r w:rsidR="00EE1E69">
        <w:t xml:space="preserve"> minutes minimum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 xml:space="preserve">Preconditioning of new stress boards (to remove excess </w:t>
      </w:r>
      <w:ins w:id="141" w:author="Author">
        <w:r w:rsidR="00E20DF8">
          <w:t xml:space="preserve">absorbed </w:t>
        </w:r>
      </w:ins>
      <w:r>
        <w:t>moisture</w:t>
      </w:r>
      <w:del w:id="142" w:author="Author">
        <w:r w:rsidR="00FB2797" w:rsidDel="00E20DF8">
          <w:delText xml:space="preserve"> absorption</w:delText>
        </w:r>
      </w:del>
      <w:r w:rsidR="00FB2797">
        <w:t>), 24 hour bake at 8</w:t>
      </w:r>
      <w:r>
        <w:t>5</w:t>
      </w:r>
      <w:ins w:id="143" w:author="Author">
        <w:r w:rsidR="00E20DF8">
          <w:t>°</w:t>
        </w:r>
      </w:ins>
      <w:r>
        <w:t>C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commentRangeStart w:id="144"/>
      <w:r>
        <w:t>Optimal method to load boards</w:t>
      </w:r>
      <w:commentRangeEnd w:id="144"/>
      <w:r w:rsidR="00F9408D">
        <w:rPr>
          <w:rStyle w:val="CommentReference"/>
          <w:rFonts w:ascii="Times New Roman" w:hAnsi="Times New Roman" w:cs="Times New Roman"/>
        </w:rPr>
        <w:commentReference w:id="144"/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commentRangeStart w:id="145"/>
      <w:r>
        <w:t>Special software instructions</w:t>
      </w:r>
      <w:commentRangeEnd w:id="145"/>
      <w:r w:rsidR="00F9408D">
        <w:rPr>
          <w:rStyle w:val="CommentReference"/>
          <w:rFonts w:ascii="Times New Roman" w:hAnsi="Times New Roman" w:cs="Times New Roman"/>
        </w:rPr>
        <w:commentReference w:id="145"/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commentRangeStart w:id="146"/>
      <w:r>
        <w:t>Best way to unload parts</w:t>
      </w:r>
      <w:commentRangeEnd w:id="146"/>
      <w:r w:rsidR="00F9408D">
        <w:rPr>
          <w:rStyle w:val="CommentReference"/>
          <w:rFonts w:ascii="Times New Roman" w:hAnsi="Times New Roman" w:cs="Times New Roman"/>
        </w:rPr>
        <w:commentReference w:id="146"/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commentRangeStart w:id="147"/>
      <w:r>
        <w:t>Socket inspection after each run and cleaning/repair as required</w:t>
      </w:r>
      <w:commentRangeEnd w:id="147"/>
      <w:r w:rsidR="00F9408D">
        <w:rPr>
          <w:rStyle w:val="CommentReference"/>
          <w:rFonts w:ascii="Times New Roman" w:hAnsi="Times New Roman" w:cs="Times New Roman"/>
        </w:rPr>
        <w:commentReference w:id="147"/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commentRangeStart w:id="148"/>
      <w:r>
        <w:t>Sample control and storage post stress</w:t>
      </w:r>
      <w:commentRangeEnd w:id="148"/>
      <w:r w:rsidR="00F9408D">
        <w:rPr>
          <w:rStyle w:val="CommentReference"/>
          <w:rFonts w:ascii="Times New Roman" w:hAnsi="Times New Roman" w:cs="Times New Roman"/>
        </w:rPr>
        <w:commentReference w:id="148"/>
      </w:r>
    </w:p>
    <w:p w:rsidR="00D94A1C" w:rsidRDefault="008A7C38" w:rsidP="00A17251">
      <w:pPr>
        <w:pStyle w:val="Heading2"/>
      </w:pPr>
      <w:bookmarkStart w:id="149" w:name="_Toc427675060"/>
      <w:r>
        <w:t xml:space="preserve">Test Set-up </w:t>
      </w:r>
      <w:r w:rsidR="00A17251">
        <w:t>P</w:t>
      </w:r>
      <w:r w:rsidR="00805F83">
        <w:t>rocedure</w:t>
      </w:r>
      <w:bookmarkEnd w:id="149"/>
    </w:p>
    <w:p w:rsidR="00A17251" w:rsidRDefault="00A17251" w:rsidP="00A17251">
      <w:pPr>
        <w:pStyle w:val="BodyTextIndent2"/>
        <w:numPr>
          <w:ilvl w:val="0"/>
          <w:numId w:val="18"/>
        </w:numPr>
      </w:pPr>
      <w:r>
        <w:t>Fig</w:t>
      </w:r>
      <w:r w:rsidR="008A7C38">
        <w:t xml:space="preserve">ure 1 shows </w:t>
      </w:r>
      <w:r>
        <w:t xml:space="preserve">the test set-up block diagram for </w:t>
      </w:r>
      <w:commentRangeStart w:id="150"/>
      <w:r>
        <w:t>WS1050 Reliability Test</w:t>
      </w:r>
      <w:r w:rsidR="00B23578">
        <w:t>,</w:t>
      </w:r>
      <w:r>
        <w:t xml:space="preserve"> Multi DUT</w:t>
      </w:r>
      <w:r w:rsidR="008A7C38">
        <w:t>.</w:t>
      </w:r>
      <w:commentRangeEnd w:id="150"/>
      <w:r w:rsidR="00F9408D">
        <w:rPr>
          <w:rStyle w:val="CommentReference"/>
          <w:rFonts w:ascii="Times New Roman" w:hAnsi="Times New Roman" w:cs="Times New Roman"/>
        </w:rPr>
        <w:commentReference w:id="150"/>
      </w:r>
    </w:p>
    <w:p w:rsidR="008A7C38" w:rsidRDefault="004C7F0A" w:rsidP="00822C81">
      <w:pPr>
        <w:pStyle w:val="BodyTextIndent2"/>
        <w:numPr>
          <w:ilvl w:val="0"/>
          <w:numId w:val="19"/>
        </w:numPr>
      </w:pPr>
      <w:r>
        <w:t xml:space="preserve">Using banana plug cables to connect all test equipments as </w:t>
      </w:r>
      <w:r w:rsidR="008A7C38">
        <w:t>in</w:t>
      </w:r>
      <w:r>
        <w:t xml:space="preserve"> Fig</w:t>
      </w:r>
      <w:r w:rsidR="008A7C38">
        <w:t xml:space="preserve">ure </w:t>
      </w:r>
      <w:r>
        <w:t>1.</w:t>
      </w:r>
    </w:p>
    <w:p w:rsidR="00822C81" w:rsidRDefault="004C7F0A" w:rsidP="00822C81">
      <w:pPr>
        <w:pStyle w:val="BodyTextIndent2"/>
        <w:numPr>
          <w:ilvl w:val="0"/>
          <w:numId w:val="19"/>
        </w:numPr>
      </w:pPr>
      <w:r>
        <w:t>For power supply E3631A, use channel 1 for VDD, channel 2 for +3.3V.</w:t>
      </w:r>
    </w:p>
    <w:p w:rsidR="004C7F0A" w:rsidRDefault="004C7F0A" w:rsidP="004C7F0A">
      <w:pPr>
        <w:pStyle w:val="BodyTextIndent2"/>
        <w:ind w:left="2340"/>
      </w:pPr>
    </w:p>
    <w:p w:rsidR="00000000" w:rsidRDefault="00513309">
      <w:pPr>
        <w:pStyle w:val="BodyTextIndent2"/>
        <w:keepNext/>
        <w:ind w:left="540"/>
        <w:rPr>
          <w:ins w:id="151" w:author="Author"/>
        </w:rPr>
        <w:pPrChange w:id="152" w:author="Author">
          <w:pPr>
            <w:pStyle w:val="BodyTextIndent2"/>
            <w:ind w:left="540"/>
          </w:pPr>
        </w:pPrChange>
      </w:pPr>
      <w:r>
        <w:object w:dxaOrig="12527" w:dyaOrig="7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65pt" o:ole="">
            <v:imagedata r:id="rId10" o:title=""/>
          </v:shape>
          <o:OLEObject Type="Embed" ProgID="Visio.Drawing.11" ShapeID="_x0000_i1025" DrawAspect="Content" ObjectID="_1507553431" r:id="rId11"/>
        </w:object>
      </w:r>
    </w:p>
    <w:p w:rsidR="00000000" w:rsidRDefault="00345C65">
      <w:pPr>
        <w:pStyle w:val="Caption"/>
        <w:jc w:val="center"/>
        <w:pPrChange w:id="153" w:author="Author">
          <w:pPr>
            <w:pStyle w:val="BodyTextIndent2"/>
            <w:ind w:left="540"/>
          </w:pPr>
        </w:pPrChange>
      </w:pPr>
      <w:ins w:id="154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155" w:author="Author">
        <w:r w:rsidR="000077FF">
          <w:rPr>
            <w:noProof/>
          </w:rPr>
          <w:t>1</w:t>
        </w:r>
        <w:r w:rsidR="00BF5A88">
          <w:fldChar w:fldCharType="end"/>
        </w:r>
        <w:r>
          <w:t xml:space="preserve"> MEMS Cycling and Hold Down Reliability Stress Test Set-Up Block Diagram</w:t>
        </w:r>
      </w:ins>
    </w:p>
    <w:p w:rsidR="00513309" w:rsidRPr="00513309" w:rsidDel="00345C65" w:rsidRDefault="00513309" w:rsidP="00513309">
      <w:pPr>
        <w:pStyle w:val="BodyTextIndent2"/>
        <w:ind w:left="0"/>
        <w:jc w:val="center"/>
        <w:rPr>
          <w:del w:id="156" w:author="Author"/>
          <w:b/>
        </w:rPr>
      </w:pPr>
      <w:commentRangeStart w:id="157"/>
      <w:del w:id="158" w:author="Author">
        <w:r w:rsidRPr="00513309" w:rsidDel="00345C65">
          <w:rPr>
            <w:b/>
          </w:rPr>
          <w:delText xml:space="preserve">Figure </w:delText>
        </w:r>
        <w:r w:rsidDel="00345C65">
          <w:rPr>
            <w:b/>
          </w:rPr>
          <w:delText>1 Test Set-up Block Diagram</w:delText>
        </w:r>
      </w:del>
      <w:commentRangeEnd w:id="157"/>
      <w:r w:rsidR="00345C65">
        <w:rPr>
          <w:rStyle w:val="CommentReference"/>
          <w:rFonts w:ascii="Times New Roman" w:hAnsi="Times New Roman" w:cs="Times New Roman"/>
        </w:rPr>
        <w:commentReference w:id="157"/>
      </w: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8A7C38" w:rsidRDefault="008A7C38" w:rsidP="008A7C38">
      <w:pPr>
        <w:pStyle w:val="BodyTextIndent2"/>
        <w:numPr>
          <w:ilvl w:val="0"/>
          <w:numId w:val="18"/>
        </w:numPr>
      </w:pPr>
      <w:r>
        <w:t>Figure 2 shows the front panel of the test program (for the WS1050 version 1.4)</w:t>
      </w:r>
    </w:p>
    <w:p w:rsidR="008A7C38" w:rsidRDefault="008A7C38" w:rsidP="008A7C38">
      <w:pPr>
        <w:pStyle w:val="BodyTextIndent2"/>
        <w:numPr>
          <w:ilvl w:val="0"/>
          <w:numId w:val="18"/>
        </w:numPr>
      </w:pPr>
      <w:r w:rsidRPr="008A7C38">
        <w:t>Contact WiSpry Engineering for the latest version of the test program.</w:t>
      </w:r>
    </w:p>
    <w:p w:rsidR="008A7C38" w:rsidRPr="008A7C38" w:rsidRDefault="008A7C38" w:rsidP="008A7C38">
      <w:pPr>
        <w:pStyle w:val="BodyTextIndent2"/>
        <w:numPr>
          <w:ilvl w:val="0"/>
          <w:numId w:val="18"/>
        </w:numPr>
      </w:pPr>
      <w:r>
        <w:lastRenderedPageBreak/>
        <w:t>T</w:t>
      </w:r>
      <w:r w:rsidRPr="008A7C38">
        <w:t>est programs are located in directory    S:\Software_Contro</w:t>
      </w:r>
      <w:r>
        <w:t>l\Released\36 DUT Board</w:t>
      </w:r>
    </w:p>
    <w:p w:rsidR="008A7C38" w:rsidRDefault="008A7C38" w:rsidP="008A7C38">
      <w:pPr>
        <w:pStyle w:val="BodyTextIndent2"/>
      </w:pPr>
    </w:p>
    <w:p w:rsidR="00000000" w:rsidRDefault="00B23578">
      <w:pPr>
        <w:pStyle w:val="BodyTextIndent2"/>
        <w:keepNext/>
        <w:ind w:left="0"/>
        <w:jc w:val="center"/>
        <w:rPr>
          <w:ins w:id="159" w:author="Author"/>
        </w:rPr>
        <w:pPrChange w:id="160" w:author="Author">
          <w:pPr>
            <w:pStyle w:val="BodyTextIndent2"/>
            <w:ind w:left="0"/>
            <w:jc w:val="center"/>
          </w:pPr>
        </w:pPrChange>
      </w:pPr>
      <w:r>
        <w:rPr>
          <w:noProof/>
        </w:rPr>
        <w:drawing>
          <wp:inline distT="0" distB="0" distL="0" distR="0">
            <wp:extent cx="5943600" cy="38790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45C65">
      <w:pPr>
        <w:pStyle w:val="Caption"/>
        <w:jc w:val="center"/>
        <w:pPrChange w:id="161" w:author="Author">
          <w:pPr>
            <w:pStyle w:val="BodyTextIndent2"/>
            <w:ind w:left="0"/>
            <w:jc w:val="center"/>
          </w:pPr>
        </w:pPrChange>
      </w:pPr>
      <w:ins w:id="162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163" w:author="Author">
        <w:r w:rsidR="000077FF">
          <w:rPr>
            <w:noProof/>
          </w:rPr>
          <w:t>2</w:t>
        </w:r>
        <w:r w:rsidR="00BF5A88">
          <w:fldChar w:fldCharType="end"/>
        </w:r>
        <w:r>
          <w:t xml:space="preserve"> Front Panel of the WS1050 36 DUT Stress Test Program</w:t>
        </w:r>
      </w:ins>
    </w:p>
    <w:p w:rsidR="00805F83" w:rsidRPr="00513309" w:rsidDel="00345C65" w:rsidRDefault="00805F83" w:rsidP="00805F83">
      <w:pPr>
        <w:pStyle w:val="BodyTextIndent2"/>
        <w:ind w:left="0"/>
        <w:jc w:val="center"/>
        <w:rPr>
          <w:del w:id="164" w:author="Author"/>
          <w:b/>
        </w:rPr>
      </w:pPr>
      <w:del w:id="165" w:author="Author">
        <w:r w:rsidRPr="00513309" w:rsidDel="00345C65">
          <w:rPr>
            <w:b/>
          </w:rPr>
          <w:delText>Fig</w:delText>
        </w:r>
        <w:r w:rsidR="007A07DB" w:rsidRPr="00513309" w:rsidDel="00345C65">
          <w:rPr>
            <w:b/>
          </w:rPr>
          <w:delText>ure</w:delText>
        </w:r>
        <w:r w:rsidRPr="00513309" w:rsidDel="00345C65">
          <w:rPr>
            <w:b/>
          </w:rPr>
          <w:delText xml:space="preserve"> 2</w:delText>
        </w:r>
      </w:del>
      <w:ins w:id="166" w:author="Author">
        <w:del w:id="167" w:author="Author">
          <w:r w:rsidR="00F9408D" w:rsidDel="00345C65">
            <w:rPr>
              <w:b/>
            </w:rPr>
            <w:delText xml:space="preserve"> Front Panel of the WS1050 36 DUT Stress Test Program</w:delText>
          </w:r>
        </w:del>
      </w:ins>
    </w:p>
    <w:p w:rsidR="007A07DB" w:rsidRDefault="007A07DB" w:rsidP="007A07DB">
      <w:pPr>
        <w:pStyle w:val="BodyTextIndent2"/>
        <w:ind w:left="0"/>
      </w:pPr>
    </w:p>
    <w:p w:rsidR="00426A63" w:rsidRDefault="00426A63" w:rsidP="00822C81">
      <w:pPr>
        <w:pStyle w:val="BodyTextIndent2"/>
        <w:ind w:left="0"/>
      </w:pPr>
    </w:p>
    <w:p w:rsidR="007A07DB" w:rsidRDefault="007A07DB">
      <w:pPr>
        <w:rPr>
          <w:rFonts w:ascii="Arial" w:hAnsi="Arial"/>
          <w:b/>
          <w:sz w:val="22"/>
          <w:szCs w:val="22"/>
        </w:rPr>
      </w:pPr>
      <w:r>
        <w:br w:type="page"/>
      </w:r>
    </w:p>
    <w:p w:rsidR="007D71AF" w:rsidRDefault="008A7C38" w:rsidP="00426A63">
      <w:pPr>
        <w:pStyle w:val="Heading2"/>
      </w:pPr>
      <w:bookmarkStart w:id="168" w:name="_Toc427675061"/>
      <w:r>
        <w:lastRenderedPageBreak/>
        <w:t xml:space="preserve">Test Operating </w:t>
      </w:r>
      <w:r w:rsidR="00B23578">
        <w:t>Procedure</w:t>
      </w:r>
      <w:bookmarkEnd w:id="168"/>
    </w:p>
    <w:p w:rsidR="00426A63" w:rsidRDefault="00426A63" w:rsidP="00426A6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 xml:space="preserve">Set </w:t>
      </w:r>
      <w:del w:id="169" w:author="Author">
        <w:r w:rsidDel="00C53120">
          <w:delText>temperature from oven/chamber</w:delText>
        </w:r>
      </w:del>
      <w:ins w:id="170" w:author="Author">
        <w:r w:rsidR="00C53120">
          <w:t xml:space="preserve">Oven/Chamber Temperature </w:t>
        </w:r>
      </w:ins>
    </w:p>
    <w:p w:rsidR="00426A63" w:rsidRDefault="00426A63" w:rsidP="00426A63">
      <w:pPr>
        <w:pStyle w:val="BulletList5"/>
        <w:numPr>
          <w:ilvl w:val="0"/>
          <w:numId w:val="19"/>
        </w:numPr>
        <w:tabs>
          <w:tab w:val="clear" w:pos="2250"/>
        </w:tabs>
        <w:spacing w:after="0"/>
        <w:rPr>
          <w:ins w:id="171" w:author="Author"/>
        </w:rPr>
      </w:pPr>
      <w:del w:id="172" w:author="Author">
        <w:r w:rsidDel="00C53120">
          <w:delText>Adjust temperatures from oven/chamber to meet the r</w:delText>
        </w:r>
        <w:r w:rsidR="004D4833" w:rsidDel="00C53120">
          <w:delText>equirement</w:delText>
        </w:r>
      </w:del>
      <w:ins w:id="173" w:author="Author">
        <w:r w:rsidR="00C53120">
          <w:t xml:space="preserve">Set oven/chamber temperature to meet requirement </w:t>
        </w:r>
      </w:ins>
      <w:r w:rsidR="004D4833">
        <w:t xml:space="preserve"> (</w:t>
      </w:r>
      <w:ins w:id="174" w:author="Author">
        <w:r w:rsidR="00C53120">
          <w:t>e.g.</w:t>
        </w:r>
      </w:ins>
      <w:del w:id="175" w:author="Author">
        <w:r w:rsidR="008A7C38" w:rsidDel="00C53120">
          <w:delText xml:space="preserve">for example </w:delText>
        </w:r>
      </w:del>
      <w:r w:rsidR="004D4833">
        <w:t>25</w:t>
      </w:r>
      <w:ins w:id="176" w:author="Author">
        <w:r w:rsidR="00C53120">
          <w:t>°</w:t>
        </w:r>
      </w:ins>
      <w:r w:rsidR="004D4833">
        <w:t>C, 45</w:t>
      </w:r>
      <w:ins w:id="177" w:author="Author">
        <w:r w:rsidR="00C53120">
          <w:t>°</w:t>
        </w:r>
      </w:ins>
      <w:r w:rsidR="004D4833">
        <w:t>C, 65</w:t>
      </w:r>
      <w:ins w:id="178" w:author="Author">
        <w:r w:rsidR="00C53120">
          <w:t>°</w:t>
        </w:r>
      </w:ins>
      <w:r w:rsidR="004D4833">
        <w:t>C)</w:t>
      </w:r>
    </w:p>
    <w:p w:rsidR="00C53120" w:rsidRDefault="00C53120" w:rsidP="00426A6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</w:p>
    <w:p w:rsidR="008A7C38" w:rsidRDefault="008A7C38" w:rsidP="008A7C38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980"/>
      </w:pPr>
    </w:p>
    <w:p w:rsidR="004D4833" w:rsidRDefault="004D4833" w:rsidP="008A7C38">
      <w:pPr>
        <w:pStyle w:val="BulletList5"/>
        <w:numPr>
          <w:ilvl w:val="0"/>
          <w:numId w:val="18"/>
        </w:numPr>
        <w:tabs>
          <w:tab w:val="clear" w:pos="2250"/>
        </w:tabs>
        <w:spacing w:after="0"/>
        <w:ind w:left="1627"/>
      </w:pPr>
      <w:r>
        <w:t>Set-up test program</w:t>
      </w:r>
    </w:p>
    <w:p w:rsidR="004D4833" w:rsidRDefault="004D4833" w:rsidP="008A7C38">
      <w:pPr>
        <w:pStyle w:val="BulletList5"/>
        <w:numPr>
          <w:ilvl w:val="0"/>
          <w:numId w:val="19"/>
        </w:numPr>
        <w:tabs>
          <w:tab w:val="clear" w:pos="2250"/>
        </w:tabs>
        <w:spacing w:before="0" w:after="0"/>
        <w:ind w:left="2347"/>
      </w:pPr>
      <w:commentRangeStart w:id="179"/>
      <w:r>
        <w:t xml:space="preserve">From labVIEW test program click </w:t>
      </w:r>
      <w:r w:rsidRPr="004D4833">
        <w:rPr>
          <w:noProof/>
        </w:rPr>
        <w:drawing>
          <wp:inline distT="0" distB="0" distL="0" distR="0">
            <wp:extent cx="238125" cy="2190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button </w:t>
      </w:r>
      <w:r w:rsidR="00B23578">
        <w:t xml:space="preserve">at the top left corner </w:t>
      </w:r>
      <w:r>
        <w:t xml:space="preserve">to run the test </w:t>
      </w:r>
      <w:commentRangeEnd w:id="179"/>
      <w:r w:rsidR="00C53120">
        <w:rPr>
          <w:rStyle w:val="CommentReference"/>
          <w:rFonts w:ascii="Times New Roman" w:hAnsi="Times New Roman" w:cs="Times New Roman"/>
        </w:rPr>
        <w:commentReference w:id="179"/>
      </w:r>
      <w:r>
        <w:t xml:space="preserve">program, it will pop-up a dialog box </w:t>
      </w:r>
      <w:r w:rsidR="0077578D">
        <w:t>(Figure</w:t>
      </w:r>
      <w:r w:rsidR="00EF617C">
        <w:t xml:space="preserve"> 3) </w:t>
      </w:r>
      <w:r w:rsidR="00420CDA">
        <w:t>below to ask the</w:t>
      </w:r>
      <w:r>
        <w:t xml:space="preserve"> look up table for read point</w:t>
      </w:r>
    </w:p>
    <w:p w:rsidR="008A7C38" w:rsidRDefault="008A7C38" w:rsidP="008A7C38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980"/>
      </w:pPr>
    </w:p>
    <w:p w:rsidR="00000000" w:rsidRDefault="004D4833">
      <w:pPr>
        <w:pStyle w:val="BulletList5"/>
        <w:keepNext/>
        <w:numPr>
          <w:ilvl w:val="0"/>
          <w:numId w:val="0"/>
        </w:numPr>
        <w:tabs>
          <w:tab w:val="clear" w:pos="2250"/>
        </w:tabs>
        <w:spacing w:after="0"/>
        <w:jc w:val="center"/>
        <w:rPr>
          <w:ins w:id="180" w:author="Author"/>
        </w:rPr>
        <w:pPrChange w:id="181" w:author="Author">
          <w:pPr>
            <w:pStyle w:val="BulletList5"/>
            <w:numPr>
              <w:numId w:val="0"/>
            </w:numPr>
            <w:tabs>
              <w:tab w:val="clear" w:pos="2250"/>
            </w:tabs>
            <w:spacing w:after="0"/>
            <w:ind w:left="0" w:firstLine="0"/>
            <w:jc w:val="center"/>
          </w:pPr>
        </w:pPrChange>
      </w:pPr>
      <w:r w:rsidRPr="004D4833">
        <w:rPr>
          <w:noProof/>
        </w:rPr>
        <w:drawing>
          <wp:inline distT="0" distB="0" distL="0" distR="0">
            <wp:extent cx="5391150" cy="365760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70" cy="36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45C65">
      <w:pPr>
        <w:pStyle w:val="Caption"/>
        <w:jc w:val="center"/>
        <w:pPrChange w:id="182" w:author="Author">
          <w:pPr>
            <w:pStyle w:val="BulletList5"/>
            <w:numPr>
              <w:numId w:val="0"/>
            </w:numPr>
            <w:tabs>
              <w:tab w:val="clear" w:pos="2250"/>
            </w:tabs>
            <w:spacing w:after="0"/>
            <w:ind w:left="0" w:firstLine="0"/>
            <w:jc w:val="center"/>
          </w:pPr>
        </w:pPrChange>
      </w:pPr>
      <w:ins w:id="183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184" w:author="Author">
        <w:r w:rsidR="000077FF">
          <w:rPr>
            <w:noProof/>
          </w:rPr>
          <w:t>3</w:t>
        </w:r>
        <w:r w:rsidR="00BF5A88">
          <w:fldChar w:fldCharType="end"/>
        </w:r>
        <w:r>
          <w:t xml:space="preserve"> </w:t>
        </w:r>
        <w:r>
          <w:rPr>
            <w:b w:val="0"/>
          </w:rPr>
          <w:t>Share Drive Folder for Multi-DUT Cycling or HD Read Point Definition</w:t>
        </w:r>
      </w:ins>
    </w:p>
    <w:p w:rsidR="00EF617C" w:rsidRPr="00513309" w:rsidDel="00345C65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  <w:rPr>
          <w:del w:id="185" w:author="Author"/>
          <w:b/>
        </w:rPr>
      </w:pPr>
      <w:del w:id="186" w:author="Author">
        <w:r w:rsidRPr="00513309" w:rsidDel="00345C65">
          <w:rPr>
            <w:b/>
          </w:rPr>
          <w:delText>Fig</w:delText>
        </w:r>
        <w:r w:rsidR="007A07DB" w:rsidRPr="00513309" w:rsidDel="00345C65">
          <w:rPr>
            <w:b/>
          </w:rPr>
          <w:delText>ure</w:delText>
        </w:r>
        <w:r w:rsidRPr="00513309" w:rsidDel="00345C65">
          <w:rPr>
            <w:b/>
          </w:rPr>
          <w:delText xml:space="preserve"> 3</w:delText>
        </w:r>
      </w:del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</w:p>
    <w:p w:rsidR="007A07DB" w:rsidRPr="008A7C38" w:rsidDel="00C53120" w:rsidRDefault="004D4833" w:rsidP="007A07DB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620"/>
        <w:rPr>
          <w:del w:id="187" w:author="Author"/>
          <w:u w:val="single"/>
        </w:rPr>
      </w:pPr>
      <w:r>
        <w:tab/>
      </w:r>
      <w:del w:id="188" w:author="Author">
        <w:r w:rsidRPr="008A7C38" w:rsidDel="00C53120">
          <w:rPr>
            <w:u w:val="single"/>
          </w:rPr>
          <w:delText>Note:</w:delText>
        </w:r>
      </w:del>
    </w:p>
    <w:p w:rsidR="00000000" w:rsidRDefault="007A07DB">
      <w:pPr>
        <w:pStyle w:val="BulletList5"/>
        <w:numPr>
          <w:ilvl w:val="0"/>
          <w:numId w:val="18"/>
        </w:numPr>
        <w:tabs>
          <w:tab w:val="clear" w:pos="2250"/>
        </w:tabs>
        <w:spacing w:after="0"/>
        <w:pPrChange w:id="189" w:author="Author">
          <w:pPr>
            <w:pStyle w:val="BulletList5"/>
            <w:numPr>
              <w:numId w:val="0"/>
            </w:numPr>
            <w:tabs>
              <w:tab w:val="clear" w:pos="2250"/>
            </w:tabs>
            <w:spacing w:after="0"/>
            <w:ind w:left="2160" w:firstLine="0"/>
          </w:pPr>
        </w:pPrChange>
      </w:pPr>
      <w:r>
        <w:t>Select</w:t>
      </w:r>
      <w:del w:id="190" w:author="Author">
        <w:r w:rsidDel="00C53120">
          <w:delText>ing</w:delText>
        </w:r>
      </w:del>
      <w:r>
        <w:t xml:space="preserve"> the correct </w:t>
      </w:r>
      <w:ins w:id="191" w:author="Author">
        <w:r w:rsidR="00C53120">
          <w:t xml:space="preserve">Read Point </w:t>
        </w:r>
      </w:ins>
      <w:r>
        <w:t>file depend</w:t>
      </w:r>
      <w:ins w:id="192" w:author="Author">
        <w:r w:rsidR="00C53120">
          <w:t>ing</w:t>
        </w:r>
      </w:ins>
      <w:del w:id="193" w:author="Author">
        <w:r w:rsidDel="00C53120">
          <w:delText>s</w:delText>
        </w:r>
      </w:del>
      <w:r>
        <w:t xml:space="preserve"> on the stress being run</w:t>
      </w:r>
      <w:r w:rsidR="008A7C38">
        <w:t>;</w:t>
      </w:r>
    </w:p>
    <w:p w:rsidR="008A7C38" w:rsidRDefault="008A7C38" w:rsidP="008A7C38">
      <w:pPr>
        <w:pStyle w:val="BulletList5"/>
        <w:numPr>
          <w:ilvl w:val="1"/>
          <w:numId w:val="18"/>
        </w:numPr>
        <w:tabs>
          <w:tab w:val="clear" w:pos="2250"/>
        </w:tabs>
        <w:spacing w:after="0"/>
        <w:ind w:left="2520"/>
      </w:pPr>
      <w:r>
        <w:t xml:space="preserve">Select </w:t>
      </w:r>
      <w:r w:rsidRPr="008A7C38">
        <w:rPr>
          <w:b/>
        </w:rPr>
        <w:t>MULT_DUT Cycling</w:t>
      </w:r>
      <w:r>
        <w:t xml:space="preserve"> for cycling test</w:t>
      </w:r>
    </w:p>
    <w:p w:rsidR="008A7C38" w:rsidRDefault="008A7C38" w:rsidP="008A7C38">
      <w:pPr>
        <w:pStyle w:val="BulletList5"/>
        <w:numPr>
          <w:ilvl w:val="1"/>
          <w:numId w:val="18"/>
        </w:numPr>
        <w:tabs>
          <w:tab w:val="clear" w:pos="2250"/>
        </w:tabs>
        <w:spacing w:after="0"/>
        <w:ind w:left="2520"/>
      </w:pPr>
      <w:r>
        <w:t xml:space="preserve">Select </w:t>
      </w:r>
      <w:r w:rsidRPr="008A7C38">
        <w:rPr>
          <w:b/>
        </w:rPr>
        <w:t>MULT_DUT HD</w:t>
      </w:r>
      <w:r>
        <w:t xml:space="preserve"> for hold down test</w:t>
      </w:r>
    </w:p>
    <w:p w:rsidR="007A07DB" w:rsidRDefault="007A07DB" w:rsidP="007A07DB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1620"/>
      </w:pP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A07DB" w:rsidRDefault="007A07DB">
      <w:pPr>
        <w:rPr>
          <w:rFonts w:ascii="Arial" w:hAnsi="Arial" w:cs="Arial"/>
          <w:sz w:val="20"/>
          <w:szCs w:val="20"/>
        </w:rPr>
      </w:pPr>
      <w:r>
        <w:br w:type="page"/>
      </w:r>
    </w:p>
    <w:p w:rsidR="00EF617C" w:rsidRDefault="00EF617C" w:rsidP="00EF617C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lastRenderedPageBreak/>
        <w:t>For calibration (Fig</w:t>
      </w:r>
      <w:r w:rsidR="0077578D">
        <w:t>ure</w:t>
      </w:r>
      <w:r>
        <w:t xml:space="preserve"> 4):  Make sure a</w:t>
      </w:r>
      <w:r w:rsidR="0077578D">
        <w:t>ll sockets are empty and the capacitance</w:t>
      </w:r>
      <w:r>
        <w:t xml:space="preserve"> values of </w:t>
      </w:r>
      <w:commentRangeStart w:id="194"/>
      <w:r>
        <w:t>36</w:t>
      </w:r>
      <w:commentRangeEnd w:id="194"/>
      <w:r w:rsidR="00A4431D">
        <w:rPr>
          <w:rStyle w:val="CommentReference"/>
          <w:rFonts w:ascii="Times New Roman" w:hAnsi="Times New Roman" w:cs="Times New Roman"/>
        </w:rPr>
        <w:commentReference w:id="194"/>
      </w:r>
      <w:r>
        <w:t xml:space="preserve"> DUT are </w:t>
      </w:r>
      <w:r w:rsidR="00420CDA">
        <w:t xml:space="preserve">around </w:t>
      </w:r>
      <w:r>
        <w:t xml:space="preserve">zeros </w:t>
      </w:r>
      <w:r w:rsidR="00420CDA">
        <w:t>“~0”</w:t>
      </w:r>
      <w:ins w:id="195" w:author="Author">
        <w:r w:rsidR="00C53120">
          <w:t xml:space="preserve"> </w:t>
        </w:r>
      </w:ins>
      <w:r>
        <w:t xml:space="preserve">for all three banks.  If not, click on 36 DUT_CAL button </w:t>
      </w:r>
      <w:r w:rsidRPr="00EF617C">
        <w:rPr>
          <w:noProof/>
        </w:rPr>
        <w:drawing>
          <wp:inline distT="0" distB="0" distL="0" distR="0">
            <wp:extent cx="1038225" cy="342900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zero out the sockets, then click </w:t>
      </w:r>
      <w:commentRangeStart w:id="196"/>
      <w:r>
        <w:t xml:space="preserve">STOP CAL button </w:t>
      </w:r>
      <w:commentRangeEnd w:id="196"/>
      <w:r w:rsidR="00C53120">
        <w:rPr>
          <w:rStyle w:val="CommentReference"/>
          <w:rFonts w:ascii="Times New Roman" w:hAnsi="Times New Roman" w:cs="Times New Roman"/>
        </w:rPr>
        <w:commentReference w:id="196"/>
      </w:r>
      <w:r w:rsidRPr="00EF617C">
        <w:rPr>
          <w:noProof/>
        </w:rPr>
        <w:drawing>
          <wp:inline distT="0" distB="0" distL="0" distR="0">
            <wp:extent cx="1028700" cy="3048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stop the calibration</w:t>
      </w:r>
      <w:r w:rsidR="00DD2FC4">
        <w:t>.</w:t>
      </w:r>
    </w:p>
    <w:p w:rsidR="00000000" w:rsidRDefault="00EF617C">
      <w:pPr>
        <w:pStyle w:val="BulletList5"/>
        <w:keepNext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  <w:rPr>
          <w:ins w:id="197" w:author="Author"/>
        </w:rPr>
        <w:pPrChange w:id="198" w:author="Author">
          <w:pPr>
            <w:pStyle w:val="BulletList5"/>
            <w:numPr>
              <w:numId w:val="0"/>
            </w:numPr>
            <w:tabs>
              <w:tab w:val="clear" w:pos="2250"/>
            </w:tabs>
            <w:spacing w:after="0"/>
            <w:ind w:left="0" w:firstLine="0"/>
            <w:jc w:val="center"/>
          </w:pPr>
        </w:pPrChange>
      </w:pPr>
      <w:r>
        <w:rPr>
          <w:noProof/>
        </w:rPr>
        <w:drawing>
          <wp:inline distT="0" distB="0" distL="0" distR="0">
            <wp:extent cx="5734050" cy="643616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45C65">
      <w:pPr>
        <w:pStyle w:val="Caption"/>
        <w:jc w:val="center"/>
        <w:pPrChange w:id="199" w:author="Author">
          <w:pPr>
            <w:pStyle w:val="BulletList5"/>
            <w:numPr>
              <w:numId w:val="0"/>
            </w:numPr>
            <w:tabs>
              <w:tab w:val="clear" w:pos="2250"/>
            </w:tabs>
            <w:spacing w:after="0"/>
            <w:ind w:left="0" w:firstLine="0"/>
            <w:jc w:val="center"/>
          </w:pPr>
        </w:pPrChange>
      </w:pPr>
      <w:ins w:id="200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01" w:author="Author">
        <w:r w:rsidR="000077FF">
          <w:rPr>
            <w:noProof/>
          </w:rPr>
          <w:t>4</w:t>
        </w:r>
        <w:r w:rsidR="00BF5A88">
          <w:fldChar w:fldCharType="end"/>
        </w:r>
        <w:r>
          <w:t xml:space="preserve"> Empty Socket Calibration Summary Window</w:t>
        </w:r>
      </w:ins>
    </w:p>
    <w:p w:rsidR="00EF617C" w:rsidRPr="00513309" w:rsidDel="00345C65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  <w:rPr>
          <w:del w:id="202" w:author="Author"/>
          <w:b/>
        </w:rPr>
      </w:pPr>
      <w:del w:id="203" w:author="Author">
        <w:r w:rsidRPr="00513309" w:rsidDel="00345C65">
          <w:rPr>
            <w:b/>
          </w:rPr>
          <w:delText>Fig</w:delText>
        </w:r>
        <w:r w:rsidR="00513309" w:rsidRPr="00513309" w:rsidDel="00345C65">
          <w:rPr>
            <w:b/>
          </w:rPr>
          <w:delText>ure</w:delText>
        </w:r>
        <w:r w:rsidRPr="00513309" w:rsidDel="00345C65">
          <w:rPr>
            <w:b/>
          </w:rPr>
          <w:delText xml:space="preserve"> 4</w:delText>
        </w:r>
      </w:del>
      <w:ins w:id="204" w:author="Author">
        <w:del w:id="205" w:author="Author">
          <w:r w:rsidR="00C53120" w:rsidDel="00345C65">
            <w:rPr>
              <w:b/>
            </w:rPr>
            <w:delText xml:space="preserve"> Empty Socket Calibration Summary Window</w:delText>
          </w:r>
        </w:del>
      </w:ins>
    </w:p>
    <w:p w:rsidR="006C3831" w:rsidRPr="007A07DB" w:rsidRDefault="00EF617C" w:rsidP="00513309">
      <w:pPr>
        <w:ind w:left="1620"/>
        <w:rPr>
          <w:rFonts w:ascii="Arial" w:hAnsi="Arial" w:cs="Arial"/>
          <w:sz w:val="20"/>
        </w:rPr>
      </w:pPr>
      <w:bookmarkStart w:id="206" w:name="_Toc252144433"/>
      <w:bookmarkEnd w:id="44"/>
      <w:r w:rsidRPr="007A07DB">
        <w:rPr>
          <w:rFonts w:ascii="Arial" w:hAnsi="Arial" w:cs="Arial"/>
          <w:sz w:val="20"/>
        </w:rPr>
        <w:lastRenderedPageBreak/>
        <w:t xml:space="preserve">Note:  If sockets are not zeros “~0”, click on initialize AD7747 button </w:t>
      </w:r>
      <w:r w:rsidRPr="007A07DB">
        <w:rPr>
          <w:rFonts w:ascii="Arial" w:hAnsi="Arial" w:cs="Arial"/>
          <w:noProof/>
          <w:sz w:val="20"/>
        </w:rPr>
        <w:drawing>
          <wp:inline distT="0" distB="0" distL="0" distR="0">
            <wp:extent cx="1047750" cy="36195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07DB">
        <w:rPr>
          <w:rFonts w:ascii="Arial" w:hAnsi="Arial" w:cs="Arial"/>
          <w:sz w:val="20"/>
        </w:rPr>
        <w:t xml:space="preserve"> to initialize the ADI chip, make sure </w:t>
      </w:r>
      <w:r w:rsidR="002310E6" w:rsidRPr="007A07DB">
        <w:rPr>
          <w:rFonts w:ascii="Arial" w:hAnsi="Arial" w:cs="Arial"/>
          <w:sz w:val="20"/>
        </w:rPr>
        <w:t xml:space="preserve">the </w:t>
      </w:r>
      <w:r w:rsidR="0077578D">
        <w:rPr>
          <w:rFonts w:ascii="Arial" w:hAnsi="Arial" w:cs="Arial"/>
          <w:sz w:val="20"/>
        </w:rPr>
        <w:t>capacitance</w:t>
      </w:r>
      <w:r w:rsidRPr="007A07DB">
        <w:rPr>
          <w:rFonts w:ascii="Arial" w:hAnsi="Arial" w:cs="Arial"/>
          <w:sz w:val="20"/>
        </w:rPr>
        <w:t xml:space="preserve"> values will be less than 1pF (&lt;1pF) </w:t>
      </w:r>
      <w:r w:rsidR="002310E6" w:rsidRPr="007A07DB">
        <w:rPr>
          <w:rFonts w:ascii="Arial" w:hAnsi="Arial" w:cs="Arial"/>
          <w:sz w:val="20"/>
        </w:rPr>
        <w:t>for all three banks of 36 DUT, click on 36 DUT_CAL button to zero out the sockets then click on STOP CAL button to stop the calibration.</w:t>
      </w:r>
    </w:p>
    <w:p w:rsidR="002310E6" w:rsidRPr="007A07DB" w:rsidRDefault="002310E6" w:rsidP="006C3831">
      <w:pPr>
        <w:rPr>
          <w:rFonts w:ascii="Arial" w:hAnsi="Arial" w:cs="Arial"/>
          <w:sz w:val="20"/>
        </w:rPr>
      </w:pPr>
    </w:p>
    <w:p w:rsidR="00814E6C" w:rsidRPr="007A07DB" w:rsidRDefault="002310E6" w:rsidP="00513309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7A07DB">
        <w:rPr>
          <w:rFonts w:ascii="Arial" w:hAnsi="Arial" w:cs="Arial"/>
          <w:sz w:val="20"/>
        </w:rPr>
        <w:t>Set-up test condition (</w:t>
      </w:r>
      <w:commentRangeStart w:id="207"/>
      <w:r w:rsidRPr="007A07DB">
        <w:rPr>
          <w:rFonts w:ascii="Arial" w:hAnsi="Arial" w:cs="Arial"/>
          <w:sz w:val="20"/>
        </w:rPr>
        <w:t>Fig</w:t>
      </w:r>
      <w:r w:rsidR="00AB7D1E" w:rsidRPr="007A07DB">
        <w:rPr>
          <w:rFonts w:ascii="Arial" w:hAnsi="Arial" w:cs="Arial"/>
          <w:sz w:val="20"/>
        </w:rPr>
        <w:t>.</w:t>
      </w:r>
      <w:r w:rsidRPr="007A07DB">
        <w:rPr>
          <w:rFonts w:ascii="Arial" w:hAnsi="Arial" w:cs="Arial"/>
          <w:sz w:val="20"/>
        </w:rPr>
        <w:t xml:space="preserve"> 5</w:t>
      </w:r>
      <w:commentRangeEnd w:id="207"/>
      <w:r w:rsidR="00A4431D">
        <w:rPr>
          <w:rStyle w:val="CommentReference"/>
        </w:rPr>
        <w:commentReference w:id="207"/>
      </w:r>
      <w:r w:rsidRPr="007A07DB">
        <w:rPr>
          <w:rFonts w:ascii="Arial" w:hAnsi="Arial" w:cs="Arial"/>
          <w:sz w:val="20"/>
        </w:rPr>
        <w:t xml:space="preserve">):  The front panel below was set by </w:t>
      </w:r>
      <w:r w:rsidR="00814E6C" w:rsidRPr="007A07DB">
        <w:rPr>
          <w:rFonts w:ascii="Arial" w:hAnsi="Arial" w:cs="Arial"/>
          <w:sz w:val="20"/>
        </w:rPr>
        <w:t>defaul</w:t>
      </w:r>
      <w:r w:rsidRPr="007A07DB">
        <w:rPr>
          <w:rFonts w:ascii="Arial" w:hAnsi="Arial" w:cs="Arial"/>
          <w:sz w:val="20"/>
        </w:rPr>
        <w:t>t</w:t>
      </w:r>
      <w:r w:rsidR="00814E6C" w:rsidRPr="007A07DB">
        <w:rPr>
          <w:rFonts w:ascii="Arial" w:hAnsi="Arial" w:cs="Arial"/>
          <w:sz w:val="20"/>
        </w:rPr>
        <w:t xml:space="preserve"> with cycling, DVA OFF, E-CAL OFF, VPI ON, VSA ON, HS (hand shake check) = ON, VDD = 3.7V, cycle </w:t>
      </w:r>
      <w:del w:id="208" w:author="Author">
        <w:r w:rsidR="00814E6C" w:rsidRPr="007A07DB" w:rsidDel="00A4431D">
          <w:rPr>
            <w:rFonts w:ascii="Arial" w:hAnsi="Arial" w:cs="Arial"/>
            <w:sz w:val="20"/>
          </w:rPr>
          <w:delText xml:space="preserve">speed </w:delText>
        </w:r>
      </w:del>
      <w:ins w:id="209" w:author="Author">
        <w:r w:rsidR="00A4431D">
          <w:rPr>
            <w:rFonts w:ascii="Arial" w:hAnsi="Arial" w:cs="Arial"/>
            <w:sz w:val="20"/>
          </w:rPr>
          <w:t>frequency</w:t>
        </w:r>
        <w:r w:rsidR="00A4431D" w:rsidRPr="007A07DB">
          <w:rPr>
            <w:rFonts w:ascii="Arial" w:hAnsi="Arial" w:cs="Arial"/>
            <w:sz w:val="20"/>
          </w:rPr>
          <w:t xml:space="preserve"> </w:t>
        </w:r>
      </w:ins>
      <w:r w:rsidR="00814E6C" w:rsidRPr="007A07DB">
        <w:rPr>
          <w:rFonts w:ascii="Arial" w:hAnsi="Arial" w:cs="Arial"/>
          <w:sz w:val="20"/>
        </w:rPr>
        <w:t>= 12 KHz, CP stress = 40.25V, CP VPI = 35V.</w:t>
      </w:r>
    </w:p>
    <w:p w:rsidR="00345C65" w:rsidRDefault="002310E6" w:rsidP="00345C65">
      <w:pPr>
        <w:pStyle w:val="Heading1"/>
        <w:numPr>
          <w:ilvl w:val="0"/>
          <w:numId w:val="0"/>
        </w:numPr>
        <w:ind w:left="1440"/>
        <w:jc w:val="center"/>
        <w:rPr>
          <w:ins w:id="210" w:author="Author"/>
        </w:rPr>
      </w:pPr>
      <w:commentRangeStart w:id="211"/>
      <w:commentRangeStart w:id="212"/>
      <w:r>
        <w:rPr>
          <w:b w:val="0"/>
          <w:bCs w:val="0"/>
          <w:noProof/>
        </w:rPr>
        <w:drawing>
          <wp:inline distT="0" distB="0" distL="0" distR="0">
            <wp:extent cx="5172075" cy="30861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11"/>
      <w:commentRangeEnd w:id="212"/>
      <w:r w:rsidR="000077FF">
        <w:rPr>
          <w:rStyle w:val="CommentReference"/>
          <w:rFonts w:ascii="Times New Roman" w:hAnsi="Times New Roman"/>
          <w:b w:val="0"/>
          <w:bCs w:val="0"/>
        </w:rPr>
        <w:commentReference w:id="211"/>
      </w:r>
    </w:p>
    <w:p w:rsidR="00345C65" w:rsidRDefault="00345C65" w:rsidP="00345C65">
      <w:pPr>
        <w:jc w:val="center"/>
        <w:rPr>
          <w:ins w:id="213" w:author="Author"/>
          <w:rFonts w:ascii="Arial" w:hAnsi="Arial" w:cs="Arial"/>
          <w:b/>
          <w:sz w:val="20"/>
        </w:rPr>
      </w:pPr>
      <w:ins w:id="214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15" w:author="Author">
        <w:r w:rsidR="000077FF">
          <w:rPr>
            <w:noProof/>
          </w:rPr>
          <w:t>5</w:t>
        </w:r>
        <w:r w:rsidR="00BF5A88">
          <w:fldChar w:fldCharType="end"/>
        </w:r>
        <w:r>
          <w:t xml:space="preserve"> </w:t>
        </w:r>
        <w:r>
          <w:rPr>
            <w:rFonts w:ascii="Arial" w:hAnsi="Arial" w:cs="Arial"/>
            <w:b/>
            <w:sz w:val="20"/>
          </w:rPr>
          <w:t>Test Condition Set-Up Front Panel for default cycling conditions (DVA=OFF, ECAL=OFF, VPI=ON, HS (Handshake)=ON, Duty Cycle=25%,VDD=3.7V, Frequency = 12KHz, CP=40.25V, CP VPI=35V.</w:t>
        </w:r>
      </w:ins>
    </w:p>
    <w:p w:rsidR="00000000" w:rsidRDefault="00EC210E">
      <w:pPr>
        <w:pStyle w:val="Caption"/>
        <w:jc w:val="center"/>
        <w:rPr>
          <w:ins w:id="216" w:author="Author"/>
        </w:rPr>
        <w:pPrChange w:id="217" w:author="Author">
          <w:pPr>
            <w:pStyle w:val="Caption"/>
          </w:pPr>
        </w:pPrChange>
      </w:pPr>
    </w:p>
    <w:p w:rsidR="002310E6" w:rsidRDefault="00A4431D" w:rsidP="00A4431D">
      <w:pPr>
        <w:pStyle w:val="Heading1"/>
        <w:numPr>
          <w:ilvl w:val="0"/>
          <w:numId w:val="0"/>
        </w:numPr>
        <w:ind w:left="1440"/>
        <w:jc w:val="center"/>
      </w:pPr>
      <w:r>
        <w:rPr>
          <w:rStyle w:val="CommentReference"/>
          <w:rFonts w:ascii="Times New Roman" w:hAnsi="Times New Roman"/>
          <w:b w:val="0"/>
          <w:bCs w:val="0"/>
        </w:rPr>
        <w:commentReference w:id="212"/>
      </w:r>
    </w:p>
    <w:p w:rsidR="00130912" w:rsidDel="00345C65" w:rsidRDefault="002310E6" w:rsidP="002310E6">
      <w:pPr>
        <w:jc w:val="center"/>
        <w:rPr>
          <w:del w:id="218" w:author="Author"/>
          <w:rFonts w:ascii="Arial" w:hAnsi="Arial" w:cs="Arial"/>
          <w:b/>
          <w:sz w:val="20"/>
        </w:rPr>
      </w:pPr>
      <w:del w:id="219" w:author="Author">
        <w:r w:rsidRPr="00513309" w:rsidDel="00345C65">
          <w:rPr>
            <w:rFonts w:ascii="Arial" w:hAnsi="Arial" w:cs="Arial"/>
            <w:b/>
            <w:sz w:val="20"/>
          </w:rPr>
          <w:delText>Fig</w:delText>
        </w:r>
        <w:r w:rsidR="00513309" w:rsidRPr="00513309" w:rsidDel="00345C65">
          <w:rPr>
            <w:rFonts w:ascii="Arial" w:hAnsi="Arial" w:cs="Arial"/>
            <w:b/>
            <w:sz w:val="20"/>
          </w:rPr>
          <w:delText>ure</w:delText>
        </w:r>
        <w:r w:rsidRPr="00513309" w:rsidDel="00345C65">
          <w:rPr>
            <w:rFonts w:ascii="Arial" w:hAnsi="Arial" w:cs="Arial"/>
            <w:b/>
            <w:sz w:val="20"/>
          </w:rPr>
          <w:delText xml:space="preserve"> 5</w:delText>
        </w:r>
      </w:del>
    </w:p>
    <w:p w:rsidR="00130912" w:rsidRDefault="00130912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p w:rsidR="002310E6" w:rsidRPr="00130912" w:rsidRDefault="002310E6" w:rsidP="00130912">
      <w:pPr>
        <w:ind w:left="2340" w:hanging="360"/>
        <w:jc w:val="center"/>
        <w:rPr>
          <w:rFonts w:ascii="Arial" w:hAnsi="Arial" w:cs="Arial"/>
          <w:b/>
          <w:sz w:val="16"/>
        </w:rPr>
      </w:pPr>
    </w:p>
    <w:p w:rsidR="00814E6C" w:rsidRPr="00130912" w:rsidRDefault="002310E6" w:rsidP="00130912">
      <w:pPr>
        <w:pStyle w:val="ListParagraph"/>
        <w:numPr>
          <w:ilvl w:val="0"/>
          <w:numId w:val="20"/>
        </w:numPr>
        <w:ind w:left="2340"/>
        <w:rPr>
          <w:rFonts w:ascii="Arial" w:hAnsi="Arial" w:cs="Arial"/>
          <w:i/>
          <w:sz w:val="20"/>
        </w:rPr>
      </w:pPr>
      <w:r w:rsidRPr="00130912">
        <w:rPr>
          <w:rFonts w:ascii="Arial" w:hAnsi="Arial" w:cs="Arial"/>
          <w:sz w:val="20"/>
        </w:rPr>
        <w:t>Set-up with standard stress (cycle): All Drivers O</w:t>
      </w:r>
      <w:r w:rsidR="00814E6C" w:rsidRPr="00130912">
        <w:rPr>
          <w:rFonts w:ascii="Arial" w:hAnsi="Arial" w:cs="Arial"/>
          <w:sz w:val="20"/>
        </w:rPr>
        <w:t xml:space="preserve">N, All Drivers OFF, 25% Duty.  </w:t>
      </w:r>
      <w:del w:id="220" w:author="Author">
        <w:r w:rsidR="00814E6C" w:rsidRPr="00130912" w:rsidDel="00AE4BFC">
          <w:rPr>
            <w:rFonts w:ascii="Arial" w:hAnsi="Arial" w:cs="Arial"/>
            <w:sz w:val="20"/>
          </w:rPr>
          <w:delText>Make sure the</w:delText>
        </w:r>
      </w:del>
      <w:ins w:id="221" w:author="Author">
        <w:r w:rsidR="00AE4BFC">
          <w:rPr>
            <w:rFonts w:ascii="Arial" w:hAnsi="Arial" w:cs="Arial"/>
            <w:sz w:val="20"/>
          </w:rPr>
          <w:t>All</w:t>
        </w:r>
      </w:ins>
      <w:r w:rsidR="00814E6C" w:rsidRPr="00130912">
        <w:rPr>
          <w:rFonts w:ascii="Arial" w:hAnsi="Arial" w:cs="Arial"/>
          <w:sz w:val="20"/>
        </w:rPr>
        <w:t xml:space="preserve"> numbers </w:t>
      </w:r>
      <w:del w:id="222" w:author="Author">
        <w:r w:rsidR="00814E6C" w:rsidRPr="00130912" w:rsidDel="00AE4BFC">
          <w:rPr>
            <w:rFonts w:ascii="Arial" w:hAnsi="Arial" w:cs="Arial"/>
            <w:sz w:val="20"/>
          </w:rPr>
          <w:delText xml:space="preserve">will </w:delText>
        </w:r>
      </w:del>
      <w:ins w:id="223" w:author="Author">
        <w:r w:rsidR="00AE4BFC">
          <w:rPr>
            <w:rFonts w:ascii="Arial" w:hAnsi="Arial" w:cs="Arial"/>
            <w:sz w:val="20"/>
          </w:rPr>
          <w:t>should</w:t>
        </w:r>
        <w:r w:rsidR="00AE4BFC" w:rsidRPr="00130912">
          <w:rPr>
            <w:rFonts w:ascii="Arial" w:hAnsi="Arial" w:cs="Arial"/>
            <w:sz w:val="20"/>
          </w:rPr>
          <w:t xml:space="preserve"> </w:t>
        </w:r>
      </w:ins>
      <w:r w:rsidR="00814E6C" w:rsidRPr="00130912">
        <w:rPr>
          <w:rFonts w:ascii="Arial" w:hAnsi="Arial" w:cs="Arial"/>
          <w:sz w:val="20"/>
        </w:rPr>
        <w:t>be set as same as the boxes are shown below</w:t>
      </w:r>
      <w:r w:rsidR="00DD2FC4" w:rsidRPr="00130912">
        <w:rPr>
          <w:rFonts w:ascii="Arial" w:hAnsi="Arial" w:cs="Arial"/>
          <w:b/>
          <w:sz w:val="20"/>
        </w:rPr>
        <w:t>:</w:t>
      </w:r>
    </w:p>
    <w:p w:rsidR="00345C65" w:rsidRDefault="00814E6C" w:rsidP="00345C65">
      <w:pPr>
        <w:pStyle w:val="Heading1"/>
        <w:numPr>
          <w:ilvl w:val="0"/>
          <w:numId w:val="0"/>
        </w:numPr>
        <w:ind w:left="2970"/>
        <w:rPr>
          <w:ins w:id="224" w:author="Author"/>
        </w:rPr>
      </w:pPr>
      <w:r w:rsidRPr="00DD2FC4">
        <w:rPr>
          <w:b w:val="0"/>
          <w:noProof/>
          <w:sz w:val="20"/>
        </w:rPr>
        <w:drawing>
          <wp:inline distT="0" distB="0" distL="0" distR="0">
            <wp:extent cx="771525" cy="838200"/>
            <wp:effectExtent l="1905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225"/>
      <w:r w:rsidRPr="00DD2FC4">
        <w:rPr>
          <w:b w:val="0"/>
          <w:noProof/>
          <w:sz w:val="20"/>
        </w:rPr>
        <w:drawing>
          <wp:inline distT="0" distB="0" distL="0" distR="0">
            <wp:extent cx="1885950" cy="5810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25"/>
      <w:r w:rsidR="000077FF">
        <w:rPr>
          <w:rStyle w:val="CommentReference"/>
          <w:rFonts w:ascii="Times New Roman" w:hAnsi="Times New Roman"/>
          <w:b w:val="0"/>
          <w:bCs w:val="0"/>
        </w:rPr>
        <w:commentReference w:id="225"/>
      </w:r>
    </w:p>
    <w:p w:rsidR="00000000" w:rsidRDefault="00345C65">
      <w:pPr>
        <w:pStyle w:val="Caption"/>
        <w:jc w:val="center"/>
        <w:rPr>
          <w:sz w:val="20"/>
        </w:rPr>
        <w:pPrChange w:id="226" w:author="Author">
          <w:pPr>
            <w:pStyle w:val="Heading1"/>
            <w:numPr>
              <w:numId w:val="0"/>
            </w:numPr>
            <w:ind w:left="2970" w:firstLine="0"/>
          </w:pPr>
        </w:pPrChange>
      </w:pPr>
      <w:ins w:id="227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28" w:author="Author">
        <w:r w:rsidR="000077FF">
          <w:rPr>
            <w:noProof/>
          </w:rPr>
          <w:t>6</w:t>
        </w:r>
        <w:r w:rsidR="00BF5A88">
          <w:fldChar w:fldCharType="end"/>
        </w:r>
        <w:r>
          <w:t xml:space="preserve"> All Drivers ON and All Drivers OFF Set Up Box for 25% Duty Cycle</w:t>
        </w:r>
        <w:r w:rsidR="00AE4BFC">
          <w:t>. The numbers in the Command box should be represented as shown.</w:t>
        </w:r>
      </w:ins>
    </w:p>
    <w:p w:rsidR="00AB7D1E" w:rsidRPr="00130912" w:rsidRDefault="00814E6C" w:rsidP="00130912">
      <w:pPr>
        <w:pStyle w:val="ListParagraph"/>
        <w:numPr>
          <w:ilvl w:val="0"/>
          <w:numId w:val="20"/>
        </w:numPr>
        <w:ind w:left="2340"/>
        <w:rPr>
          <w:rFonts w:ascii="Arial" w:hAnsi="Arial" w:cs="Arial"/>
          <w:sz w:val="20"/>
        </w:rPr>
      </w:pPr>
      <w:r w:rsidRPr="00130912">
        <w:rPr>
          <w:rFonts w:ascii="Arial" w:hAnsi="Arial" w:cs="Arial"/>
          <w:sz w:val="20"/>
        </w:rPr>
        <w:t xml:space="preserve">Set-up with special stress (cycle): </w:t>
      </w:r>
      <w:r w:rsidR="00AB7D1E" w:rsidRPr="00130912">
        <w:rPr>
          <w:rFonts w:ascii="Arial" w:hAnsi="Arial" w:cs="Arial"/>
          <w:sz w:val="20"/>
        </w:rPr>
        <w:t>C1 ON, C2 OFF, C3 OFF; C1 OFF, C2 ON, C3 OFF; C1 OFF, C2 OFF, C3 ON, 33% Duty.  Make sure all the numbers will be set as same as the boxes are shown below</w:t>
      </w:r>
      <w:r w:rsidR="00DD2FC4" w:rsidRPr="00130912">
        <w:rPr>
          <w:rFonts w:ascii="Arial" w:hAnsi="Arial" w:cs="Arial"/>
          <w:sz w:val="20"/>
        </w:rPr>
        <w:t>:</w:t>
      </w:r>
    </w:p>
    <w:p w:rsidR="00AE4BFC" w:rsidRDefault="00AB7D1E" w:rsidP="00AE4BFC">
      <w:pPr>
        <w:pStyle w:val="Heading1"/>
        <w:numPr>
          <w:ilvl w:val="0"/>
          <w:numId w:val="0"/>
        </w:numPr>
        <w:ind w:left="2970"/>
        <w:rPr>
          <w:ins w:id="229" w:author="Author"/>
        </w:rPr>
      </w:pPr>
      <w:commentRangeStart w:id="230"/>
      <w:r w:rsidRPr="00DD2FC4">
        <w:rPr>
          <w:noProof/>
          <w:sz w:val="20"/>
          <w:szCs w:val="20"/>
        </w:rPr>
        <w:drawing>
          <wp:inline distT="0" distB="0" distL="0" distR="0">
            <wp:extent cx="2762250" cy="762000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30"/>
      <w:r w:rsidR="000077FF">
        <w:rPr>
          <w:rStyle w:val="CommentReference"/>
          <w:rFonts w:ascii="Times New Roman" w:hAnsi="Times New Roman"/>
          <w:b w:val="0"/>
          <w:bCs w:val="0"/>
        </w:rPr>
        <w:commentReference w:id="230"/>
      </w:r>
    </w:p>
    <w:p w:rsidR="00AE4BFC" w:rsidRPr="0029795A" w:rsidRDefault="00AE4BFC" w:rsidP="00AE4BFC">
      <w:pPr>
        <w:pStyle w:val="Caption"/>
        <w:jc w:val="center"/>
        <w:rPr>
          <w:ins w:id="231" w:author="Author"/>
        </w:rPr>
      </w:pPr>
      <w:ins w:id="232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33" w:author="Author">
        <w:r w:rsidR="000077FF">
          <w:rPr>
            <w:noProof/>
          </w:rPr>
          <w:t>7</w:t>
        </w:r>
        <w:r w:rsidR="00BF5A88">
          <w:fldChar w:fldCharType="end"/>
        </w:r>
        <w:r>
          <w:t xml:space="preserve"> Special Cycling Stress Test Set-Up with 33% duty cycle. Note: Commands numbers must be as shown in the Figure.</w:t>
        </w:r>
      </w:ins>
    </w:p>
    <w:p w:rsidR="00000000" w:rsidRDefault="00EC210E">
      <w:pPr>
        <w:pStyle w:val="Caption"/>
        <w:jc w:val="center"/>
        <w:rPr>
          <w:sz w:val="20"/>
          <w:szCs w:val="20"/>
        </w:rPr>
        <w:pPrChange w:id="234" w:author="Author">
          <w:pPr>
            <w:pStyle w:val="Heading1"/>
            <w:numPr>
              <w:numId w:val="0"/>
            </w:numPr>
            <w:ind w:left="2970" w:firstLine="0"/>
          </w:pPr>
        </w:pPrChange>
      </w:pPr>
    </w:p>
    <w:p w:rsidR="00AE4BFC" w:rsidRDefault="0029795A" w:rsidP="0029795A">
      <w:pPr>
        <w:pStyle w:val="ListParagraph"/>
        <w:numPr>
          <w:ilvl w:val="1"/>
          <w:numId w:val="20"/>
        </w:numPr>
        <w:rPr>
          <w:ins w:id="235" w:author="Author"/>
        </w:rPr>
      </w:pPr>
      <w:r>
        <w:t>Set-up for stress (Hold Down):  All Drivers should be closed during hold down, 100% duty, this was set by default</w:t>
      </w:r>
    </w:p>
    <w:p w:rsidR="00000000" w:rsidRDefault="00EC210E">
      <w:pPr>
        <w:rPr>
          <w:ins w:id="236" w:author="Author"/>
        </w:rPr>
        <w:pPrChange w:id="237" w:author="Author">
          <w:pPr>
            <w:pStyle w:val="ListParagraph"/>
            <w:numPr>
              <w:ilvl w:val="1"/>
              <w:numId w:val="20"/>
            </w:numPr>
            <w:ind w:left="2340" w:hanging="360"/>
          </w:pPr>
        </w:pPrChange>
      </w:pPr>
    </w:p>
    <w:p w:rsidR="00000000" w:rsidRDefault="0029795A">
      <w:pPr>
        <w:keepNext/>
        <w:jc w:val="center"/>
        <w:rPr>
          <w:ins w:id="238" w:author="Author"/>
        </w:rPr>
        <w:pPrChange w:id="239" w:author="Author">
          <w:pPr>
            <w:jc w:val="center"/>
          </w:pPr>
        </w:pPrChange>
      </w:pPr>
      <w:r w:rsidRPr="0029795A">
        <w:rPr>
          <w:noProof/>
        </w:rPr>
        <w:drawing>
          <wp:inline distT="0" distB="0" distL="0" distR="0">
            <wp:extent cx="1676400" cy="323850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E4BFC">
      <w:pPr>
        <w:pStyle w:val="Caption"/>
        <w:jc w:val="center"/>
        <w:pPrChange w:id="240" w:author="Author">
          <w:pPr>
            <w:pStyle w:val="ListParagraph"/>
            <w:numPr>
              <w:ilvl w:val="1"/>
              <w:numId w:val="20"/>
            </w:numPr>
            <w:ind w:left="2340" w:hanging="360"/>
          </w:pPr>
        </w:pPrChange>
      </w:pPr>
      <w:ins w:id="241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42" w:author="Author">
        <w:r w:rsidR="000077FF">
          <w:rPr>
            <w:noProof/>
          </w:rPr>
          <w:t>8</w:t>
        </w:r>
        <w:r w:rsidR="00BF5A88">
          <w:fldChar w:fldCharType="end"/>
        </w:r>
        <w:r>
          <w:t xml:space="preserve"> Stress Test Control Set Up for Continuous Hold Down. Note: Commands numbers must be as shown in the Figure.</w:t>
        </w:r>
      </w:ins>
    </w:p>
    <w:p w:rsidR="0077578D" w:rsidRPr="0077578D" w:rsidRDefault="0077578D" w:rsidP="0077578D">
      <w:pPr>
        <w:pStyle w:val="ListParagraph"/>
        <w:ind w:left="1620"/>
      </w:pPr>
    </w:p>
    <w:p w:rsidR="00AB7D1E" w:rsidRDefault="00DD2FC4" w:rsidP="0013091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130912">
        <w:rPr>
          <w:rFonts w:ascii="Arial" w:hAnsi="Arial" w:cs="Arial"/>
          <w:sz w:val="20"/>
        </w:rPr>
        <w:t xml:space="preserve">Figure </w:t>
      </w:r>
      <w:del w:id="243" w:author="Author">
        <w:r w:rsidRPr="00130912" w:rsidDel="00AE4BFC">
          <w:rPr>
            <w:rFonts w:ascii="Arial" w:hAnsi="Arial" w:cs="Arial"/>
            <w:sz w:val="20"/>
          </w:rPr>
          <w:delText xml:space="preserve">6 </w:delText>
        </w:r>
      </w:del>
      <w:ins w:id="244" w:author="Author">
        <w:r w:rsidR="00AE4BFC">
          <w:rPr>
            <w:rFonts w:ascii="Arial" w:hAnsi="Arial" w:cs="Arial"/>
            <w:sz w:val="20"/>
          </w:rPr>
          <w:t>9</w:t>
        </w:r>
        <w:r w:rsidR="00AE4BFC" w:rsidRPr="00130912">
          <w:rPr>
            <w:rFonts w:ascii="Arial" w:hAnsi="Arial" w:cs="Arial"/>
            <w:sz w:val="20"/>
          </w:rPr>
          <w:t xml:space="preserve"> </w:t>
        </w:r>
      </w:ins>
      <w:r w:rsidRPr="00130912">
        <w:rPr>
          <w:rFonts w:ascii="Arial" w:hAnsi="Arial" w:cs="Arial"/>
          <w:sz w:val="20"/>
        </w:rPr>
        <w:t>shows the front panel is set-up to collect the test data.</w:t>
      </w:r>
      <w:r w:rsidR="00AB7D1E" w:rsidRPr="00130912">
        <w:rPr>
          <w:rFonts w:ascii="Arial" w:hAnsi="Arial" w:cs="Arial"/>
          <w:sz w:val="20"/>
        </w:rPr>
        <w:t xml:space="preserve"> </w:t>
      </w:r>
    </w:p>
    <w:p w:rsidR="00130912" w:rsidRPr="00130912" w:rsidRDefault="00130912" w:rsidP="00130912">
      <w:pPr>
        <w:ind w:left="1260"/>
        <w:rPr>
          <w:rFonts w:ascii="Arial" w:hAnsi="Arial" w:cs="Arial"/>
          <w:sz w:val="20"/>
        </w:rPr>
      </w:pPr>
    </w:p>
    <w:p w:rsidR="00000000" w:rsidRDefault="00AB7D1E">
      <w:pPr>
        <w:keepNext/>
        <w:ind w:left="1620"/>
        <w:jc w:val="center"/>
        <w:rPr>
          <w:ins w:id="245" w:author="Author"/>
        </w:rPr>
        <w:pPrChange w:id="246" w:author="Author">
          <w:pPr>
            <w:ind w:left="1620"/>
            <w:jc w:val="center"/>
          </w:pPr>
        </w:pPrChange>
      </w:pPr>
      <w:commentRangeStart w:id="247"/>
      <w:r w:rsidRPr="00DD2FC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153025" cy="2314575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47"/>
      <w:r w:rsidR="00AE4BFC">
        <w:rPr>
          <w:rStyle w:val="CommentReference"/>
        </w:rPr>
        <w:commentReference w:id="247"/>
      </w:r>
    </w:p>
    <w:p w:rsidR="00000000" w:rsidRDefault="00AE4BFC">
      <w:pPr>
        <w:pStyle w:val="Caption"/>
        <w:jc w:val="center"/>
        <w:rPr>
          <w:rFonts w:ascii="Arial" w:hAnsi="Arial" w:cs="Arial"/>
          <w:sz w:val="20"/>
          <w:szCs w:val="20"/>
        </w:rPr>
        <w:pPrChange w:id="248" w:author="Author">
          <w:pPr>
            <w:ind w:left="1620"/>
            <w:jc w:val="center"/>
          </w:pPr>
        </w:pPrChange>
      </w:pPr>
      <w:ins w:id="249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50" w:author="Author">
        <w:r w:rsidR="000077FF">
          <w:rPr>
            <w:noProof/>
          </w:rPr>
          <w:t>9</w:t>
        </w:r>
        <w:r w:rsidR="00BF5A88">
          <w:fldChar w:fldCharType="end"/>
        </w:r>
        <w:r>
          <w:t xml:space="preserve"> Front Panel to Set-Up Data Collection</w:t>
        </w:r>
      </w:ins>
    </w:p>
    <w:p w:rsidR="00F06B86" w:rsidRPr="00DD2FC4" w:rsidDel="00AE4BFC" w:rsidRDefault="00F06B86" w:rsidP="00F06B86">
      <w:pPr>
        <w:jc w:val="center"/>
        <w:rPr>
          <w:del w:id="251" w:author="Author"/>
          <w:rFonts w:ascii="Arial" w:hAnsi="Arial" w:cs="Arial"/>
          <w:b/>
          <w:sz w:val="20"/>
          <w:szCs w:val="20"/>
        </w:rPr>
      </w:pPr>
      <w:del w:id="252" w:author="Author">
        <w:r w:rsidRPr="00DD2FC4" w:rsidDel="00AE4BFC">
          <w:rPr>
            <w:rFonts w:ascii="Arial" w:hAnsi="Arial" w:cs="Arial"/>
            <w:b/>
            <w:sz w:val="20"/>
            <w:szCs w:val="20"/>
          </w:rPr>
          <w:delText>Fig</w:delText>
        </w:r>
        <w:r w:rsidR="00513309" w:rsidRPr="00DD2FC4" w:rsidDel="00AE4BFC">
          <w:rPr>
            <w:rFonts w:ascii="Arial" w:hAnsi="Arial" w:cs="Arial"/>
            <w:b/>
            <w:sz w:val="20"/>
            <w:szCs w:val="20"/>
          </w:rPr>
          <w:delText>ure 6</w:delText>
        </w:r>
      </w:del>
    </w:p>
    <w:p w:rsidR="00F06B86" w:rsidRPr="00DD2FC4" w:rsidRDefault="00F06B86" w:rsidP="00F06B86">
      <w:pPr>
        <w:jc w:val="center"/>
        <w:rPr>
          <w:rFonts w:ascii="Arial" w:hAnsi="Arial" w:cs="Arial"/>
          <w:sz w:val="20"/>
          <w:szCs w:val="20"/>
        </w:rPr>
      </w:pPr>
    </w:p>
    <w:p w:rsidR="00F06B86" w:rsidRPr="00DD2FC4" w:rsidRDefault="00513309" w:rsidP="00513309">
      <w:pPr>
        <w:ind w:left="1800"/>
        <w:rPr>
          <w:rFonts w:ascii="Arial" w:hAnsi="Arial" w:cs="Arial"/>
          <w:sz w:val="20"/>
          <w:szCs w:val="20"/>
        </w:rPr>
      </w:pPr>
      <w:r w:rsidRPr="00DD2FC4">
        <w:rPr>
          <w:rFonts w:ascii="Arial" w:hAnsi="Arial" w:cs="Arial"/>
          <w:sz w:val="20"/>
          <w:szCs w:val="20"/>
        </w:rPr>
        <w:t>N</w:t>
      </w:r>
      <w:r w:rsidR="00F06B86" w:rsidRPr="00DD2FC4">
        <w:rPr>
          <w:rFonts w:ascii="Arial" w:hAnsi="Arial" w:cs="Arial"/>
          <w:sz w:val="20"/>
          <w:szCs w:val="20"/>
        </w:rPr>
        <w:t>ote:</w:t>
      </w:r>
      <w:r w:rsidR="00DD2FC4">
        <w:rPr>
          <w:rFonts w:ascii="Arial" w:hAnsi="Arial" w:cs="Arial"/>
          <w:sz w:val="20"/>
          <w:szCs w:val="20"/>
        </w:rPr>
        <w:t xml:space="preserve"> </w:t>
      </w:r>
      <w:r w:rsidR="00F06B86" w:rsidRPr="00DD2FC4">
        <w:rPr>
          <w:rFonts w:ascii="Arial" w:hAnsi="Arial" w:cs="Arial"/>
          <w:sz w:val="20"/>
          <w:szCs w:val="20"/>
        </w:rPr>
        <w:t>The file name</w:t>
      </w:r>
      <w:r w:rsidR="00DD2FC4">
        <w:rPr>
          <w:rFonts w:ascii="Arial" w:hAnsi="Arial" w:cs="Arial"/>
          <w:sz w:val="20"/>
          <w:szCs w:val="20"/>
        </w:rPr>
        <w:t xml:space="preserve"> format</w:t>
      </w:r>
      <w:r w:rsidR="00F06B86" w:rsidRPr="00DD2FC4">
        <w:rPr>
          <w:rFonts w:ascii="Arial" w:hAnsi="Arial" w:cs="Arial"/>
          <w:sz w:val="20"/>
          <w:szCs w:val="20"/>
        </w:rPr>
        <w:t xml:space="preserve"> will be</w:t>
      </w:r>
      <w:r w:rsidRPr="00DD2FC4">
        <w:rPr>
          <w:rFonts w:ascii="Arial" w:hAnsi="Arial" w:cs="Arial"/>
          <w:sz w:val="20"/>
          <w:szCs w:val="20"/>
        </w:rPr>
        <w:t>…</w:t>
      </w:r>
    </w:p>
    <w:p w:rsidR="00AB7D1E" w:rsidRPr="00DD2FC4" w:rsidRDefault="00F06B86" w:rsidP="00513309">
      <w:pPr>
        <w:ind w:left="1440"/>
        <w:rPr>
          <w:rFonts w:ascii="Arial" w:hAnsi="Arial" w:cs="Arial"/>
          <w:b/>
          <w:sz w:val="20"/>
          <w:szCs w:val="20"/>
        </w:rPr>
      </w:pPr>
      <w:r w:rsidRPr="00DD2FC4">
        <w:rPr>
          <w:rFonts w:ascii="Arial" w:hAnsi="Arial" w:cs="Arial"/>
          <w:sz w:val="20"/>
          <w:szCs w:val="20"/>
        </w:rPr>
        <w:tab/>
      </w:r>
      <w:r w:rsidRPr="00DD2FC4">
        <w:rPr>
          <w:rFonts w:ascii="Arial" w:hAnsi="Arial" w:cs="Arial"/>
          <w:b/>
          <w:sz w:val="20"/>
          <w:szCs w:val="20"/>
        </w:rPr>
        <w:t>stress_lot#_wafer#_design_temperature_CPV Stress_duty_brd#_yymmdd_run</w:t>
      </w:r>
    </w:p>
    <w:p w:rsidR="00F06B86" w:rsidRPr="00513309" w:rsidRDefault="00F06B86" w:rsidP="00AB7D1E">
      <w:pPr>
        <w:rPr>
          <w:rFonts w:ascii="Arial" w:hAnsi="Arial" w:cs="Arial"/>
          <w:sz w:val="20"/>
        </w:rPr>
      </w:pPr>
    </w:p>
    <w:p w:rsidR="00513309" w:rsidRDefault="0051330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DD2FC4" w:rsidRDefault="00DD2FC4" w:rsidP="00F06B86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The</w:t>
      </w:r>
      <w:r w:rsidR="00F06B86" w:rsidRPr="00513309">
        <w:rPr>
          <w:rFonts w:ascii="Arial" w:hAnsi="Arial" w:cs="Arial"/>
          <w:sz w:val="20"/>
        </w:rPr>
        <w:t xml:space="preserve"> test</w:t>
      </w:r>
      <w:r>
        <w:rPr>
          <w:rFonts w:ascii="Arial" w:hAnsi="Arial" w:cs="Arial"/>
          <w:sz w:val="20"/>
        </w:rPr>
        <w:t xml:space="preserve"> can be set to start</w:t>
      </w:r>
      <w:r w:rsidR="00F06B86" w:rsidRPr="00513309">
        <w:rPr>
          <w:rFonts w:ascii="Arial" w:hAnsi="Arial" w:cs="Arial"/>
          <w:sz w:val="20"/>
        </w:rPr>
        <w:t xml:space="preserve"> immediately by click</w:t>
      </w:r>
      <w:r>
        <w:rPr>
          <w:rFonts w:ascii="Arial" w:hAnsi="Arial" w:cs="Arial"/>
          <w:sz w:val="20"/>
        </w:rPr>
        <w:t>ing</w:t>
      </w:r>
      <w:r w:rsidR="00F06B86" w:rsidRPr="00513309">
        <w:rPr>
          <w:rFonts w:ascii="Arial" w:hAnsi="Arial" w:cs="Arial"/>
          <w:sz w:val="20"/>
        </w:rPr>
        <w:t xml:space="preserve"> on the START TEST </w:t>
      </w:r>
      <w:r w:rsidRPr="00513309">
        <w:rPr>
          <w:rFonts w:ascii="Arial" w:hAnsi="Arial" w:cs="Arial"/>
          <w:sz w:val="20"/>
        </w:rPr>
        <w:t>button;</w:t>
      </w:r>
      <w:r w:rsidR="00F06B86" w:rsidRPr="00513309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alternatively the start date and time can be programmed as shown in Figure 7.</w:t>
      </w:r>
    </w:p>
    <w:p w:rsidR="00F06B86" w:rsidRPr="00513309" w:rsidRDefault="00F06B86" w:rsidP="00F06B86">
      <w:pPr>
        <w:pStyle w:val="ListParagraph"/>
        <w:ind w:left="1620"/>
        <w:rPr>
          <w:rFonts w:ascii="Arial" w:hAnsi="Arial" w:cs="Arial"/>
          <w:sz w:val="20"/>
        </w:rPr>
      </w:pPr>
    </w:p>
    <w:p w:rsidR="00000000" w:rsidRDefault="00F06B86">
      <w:pPr>
        <w:pStyle w:val="ListParagraph"/>
        <w:keepNext/>
        <w:ind w:left="0"/>
        <w:jc w:val="center"/>
        <w:rPr>
          <w:ins w:id="253" w:author="Author"/>
        </w:rPr>
        <w:pPrChange w:id="254" w:author="Author">
          <w:pPr>
            <w:pStyle w:val="ListParagraph"/>
            <w:ind w:left="0"/>
            <w:jc w:val="center"/>
          </w:pPr>
        </w:pPrChange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1714500" cy="1400175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E4BFC">
      <w:pPr>
        <w:pStyle w:val="Caption"/>
        <w:jc w:val="center"/>
        <w:rPr>
          <w:rFonts w:ascii="Arial" w:hAnsi="Arial" w:cs="Arial"/>
          <w:sz w:val="20"/>
        </w:rPr>
        <w:pPrChange w:id="255" w:author="Author">
          <w:pPr>
            <w:pStyle w:val="ListParagraph"/>
            <w:ind w:left="0"/>
            <w:jc w:val="center"/>
          </w:pPr>
        </w:pPrChange>
      </w:pPr>
      <w:ins w:id="256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57" w:author="Author">
        <w:r w:rsidR="000077FF">
          <w:rPr>
            <w:noProof/>
          </w:rPr>
          <w:t>10</w:t>
        </w:r>
        <w:r w:rsidR="00BF5A88">
          <w:fldChar w:fldCharType="end"/>
        </w:r>
        <w:r>
          <w:t xml:space="preserve"> Cycling or Hold Down Stress Initiation for immediate or delayed start.</w:t>
        </w:r>
      </w:ins>
    </w:p>
    <w:p w:rsidR="00513309" w:rsidRDefault="00513309" w:rsidP="00F06B86">
      <w:pPr>
        <w:pStyle w:val="ListParagraph"/>
        <w:ind w:left="16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</w:p>
    <w:p w:rsidR="00420CDA" w:rsidRPr="00513309" w:rsidDel="00AE4BFC" w:rsidRDefault="00513309" w:rsidP="00513309">
      <w:pPr>
        <w:pStyle w:val="ListParagraph"/>
        <w:ind w:left="0"/>
        <w:jc w:val="center"/>
        <w:rPr>
          <w:del w:id="258" w:author="Author"/>
          <w:rFonts w:ascii="Arial" w:hAnsi="Arial" w:cs="Arial"/>
          <w:b/>
          <w:sz w:val="20"/>
        </w:rPr>
      </w:pPr>
      <w:del w:id="259" w:author="Author">
        <w:r w:rsidRPr="00513309" w:rsidDel="00AE4BFC">
          <w:rPr>
            <w:rFonts w:ascii="Arial" w:hAnsi="Arial" w:cs="Arial"/>
            <w:b/>
            <w:sz w:val="20"/>
          </w:rPr>
          <w:delText>Figure 7</w:delText>
        </w:r>
      </w:del>
    </w:p>
    <w:p w:rsidR="00AB7D1E" w:rsidRDefault="00AB7D1E" w:rsidP="00AB7D1E">
      <w:pPr>
        <w:rPr>
          <w:rFonts w:ascii="Arial" w:hAnsi="Arial" w:cs="Arial"/>
          <w:sz w:val="20"/>
        </w:rPr>
      </w:pPr>
    </w:p>
    <w:p w:rsidR="0029795A" w:rsidRPr="00DB77B2" w:rsidRDefault="0029795A" w:rsidP="0029795A">
      <w:pPr>
        <w:pStyle w:val="ListParagraph"/>
        <w:ind w:left="1620"/>
        <w:rPr>
          <w:b/>
        </w:rPr>
      </w:pPr>
      <w:r w:rsidRPr="00DB77B2">
        <w:rPr>
          <w:b/>
        </w:rPr>
        <w:t>Note:</w:t>
      </w:r>
      <w:r>
        <w:t xml:space="preserve">  </w:t>
      </w:r>
      <w:r w:rsidRPr="00DB77B2">
        <w:rPr>
          <w:b/>
        </w:rPr>
        <w:t xml:space="preserve">The time shall be set at least 30 minutes </w:t>
      </w:r>
      <w:r>
        <w:rPr>
          <w:b/>
        </w:rPr>
        <w:t xml:space="preserve">to wait </w:t>
      </w:r>
      <w:r w:rsidRPr="00DB77B2">
        <w:rPr>
          <w:b/>
        </w:rPr>
        <w:t>after loading parts to the board in the oven/chamber.  This time is required for the stabilization of the board dwell time at the temperature before to run stress.</w:t>
      </w:r>
    </w:p>
    <w:p w:rsidR="00513309" w:rsidRDefault="00513309" w:rsidP="00AB7D1E">
      <w:pPr>
        <w:rPr>
          <w:rFonts w:ascii="Arial" w:hAnsi="Arial" w:cs="Arial"/>
          <w:sz w:val="20"/>
        </w:rPr>
      </w:pPr>
    </w:p>
    <w:p w:rsidR="00AE0402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t>The front panel (Fig</w:t>
      </w:r>
      <w:r w:rsidR="00513309">
        <w:rPr>
          <w:rFonts w:ascii="Arial" w:hAnsi="Arial" w:cs="Arial"/>
          <w:sz w:val="20"/>
        </w:rPr>
        <w:t>ure</w:t>
      </w:r>
      <w:r w:rsidRPr="00513309">
        <w:rPr>
          <w:rFonts w:ascii="Arial" w:hAnsi="Arial" w:cs="Arial"/>
          <w:sz w:val="20"/>
        </w:rPr>
        <w:t xml:space="preserve"> </w:t>
      </w:r>
      <w:del w:id="260" w:author="Author">
        <w:r w:rsidRPr="00513309" w:rsidDel="00AE4BFC">
          <w:rPr>
            <w:rFonts w:ascii="Arial" w:hAnsi="Arial" w:cs="Arial"/>
            <w:sz w:val="20"/>
          </w:rPr>
          <w:delText>8</w:delText>
        </w:r>
      </w:del>
      <w:ins w:id="261" w:author="Author">
        <w:r w:rsidR="00AE4BFC">
          <w:rPr>
            <w:rFonts w:ascii="Arial" w:hAnsi="Arial" w:cs="Arial"/>
            <w:sz w:val="20"/>
          </w:rPr>
          <w:t>11</w:t>
        </w:r>
      </w:ins>
      <w:r w:rsidRPr="00513309">
        <w:rPr>
          <w:rFonts w:ascii="Arial" w:hAnsi="Arial" w:cs="Arial"/>
          <w:sz w:val="20"/>
        </w:rPr>
        <w:t xml:space="preserve">) </w:t>
      </w:r>
      <w:r w:rsidR="00513309">
        <w:rPr>
          <w:rFonts w:ascii="Arial" w:hAnsi="Arial" w:cs="Arial"/>
          <w:sz w:val="20"/>
        </w:rPr>
        <w:t>displays</w:t>
      </w:r>
      <w:r w:rsidRPr="00513309">
        <w:rPr>
          <w:rFonts w:ascii="Arial" w:hAnsi="Arial" w:cs="Arial"/>
          <w:sz w:val="20"/>
        </w:rPr>
        <w:t xml:space="preserve"> the</w:t>
      </w:r>
      <w:r w:rsidR="00513309">
        <w:rPr>
          <w:rFonts w:ascii="Arial" w:hAnsi="Arial" w:cs="Arial"/>
          <w:sz w:val="20"/>
        </w:rPr>
        <w:t xml:space="preserve"> capacitance </w:t>
      </w:r>
      <w:r w:rsidRPr="00513309">
        <w:rPr>
          <w:rFonts w:ascii="Arial" w:hAnsi="Arial" w:cs="Arial"/>
          <w:sz w:val="20"/>
        </w:rPr>
        <w:t>values for every read point.</w:t>
      </w:r>
    </w:p>
    <w:p w:rsidR="00513309" w:rsidRPr="00513309" w:rsidRDefault="00513309" w:rsidP="00513309">
      <w:pPr>
        <w:ind w:left="1260"/>
        <w:rPr>
          <w:rFonts w:ascii="Arial" w:hAnsi="Arial" w:cs="Arial"/>
          <w:sz w:val="20"/>
        </w:rPr>
      </w:pPr>
    </w:p>
    <w:p w:rsidR="00000000" w:rsidRDefault="00AE0402">
      <w:pPr>
        <w:keepNext/>
        <w:ind w:left="1440"/>
        <w:jc w:val="center"/>
        <w:rPr>
          <w:ins w:id="262" w:author="Author"/>
        </w:rPr>
        <w:pPrChange w:id="263" w:author="Author">
          <w:pPr>
            <w:ind w:left="1440"/>
            <w:jc w:val="center"/>
          </w:pPr>
        </w:pPrChange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5410200" cy="3009900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4" cy="301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E4BFC">
      <w:pPr>
        <w:pStyle w:val="Caption"/>
        <w:jc w:val="center"/>
        <w:rPr>
          <w:rFonts w:ascii="Arial" w:hAnsi="Arial" w:cs="Arial"/>
          <w:sz w:val="20"/>
        </w:rPr>
        <w:pPrChange w:id="264" w:author="Author">
          <w:pPr>
            <w:ind w:left="1440"/>
            <w:jc w:val="center"/>
          </w:pPr>
        </w:pPrChange>
      </w:pPr>
      <w:ins w:id="265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66" w:author="Author">
        <w:r w:rsidR="000077FF">
          <w:rPr>
            <w:noProof/>
          </w:rPr>
          <w:t>11</w:t>
        </w:r>
        <w:r w:rsidR="00BF5A88">
          <w:fldChar w:fldCharType="end"/>
        </w:r>
        <w:r>
          <w:t xml:space="preserve"> This Front Panel will display the capacitance values at every read point.</w:t>
        </w:r>
      </w:ins>
    </w:p>
    <w:p w:rsidR="00513309" w:rsidRDefault="00513309" w:rsidP="00AE0402">
      <w:pPr>
        <w:jc w:val="center"/>
        <w:rPr>
          <w:rFonts w:ascii="Arial" w:hAnsi="Arial" w:cs="Arial"/>
          <w:b/>
          <w:sz w:val="20"/>
        </w:rPr>
      </w:pPr>
    </w:p>
    <w:p w:rsidR="00AE0402" w:rsidRPr="00513309" w:rsidDel="00AE4BFC" w:rsidRDefault="00513309" w:rsidP="00AE0402">
      <w:pPr>
        <w:jc w:val="center"/>
        <w:rPr>
          <w:del w:id="267" w:author="Author"/>
          <w:rFonts w:ascii="Arial" w:hAnsi="Arial" w:cs="Arial"/>
          <w:b/>
          <w:sz w:val="20"/>
        </w:rPr>
      </w:pPr>
      <w:del w:id="268" w:author="Author">
        <w:r w:rsidRPr="00513309" w:rsidDel="00AE4BFC">
          <w:rPr>
            <w:rFonts w:ascii="Arial" w:hAnsi="Arial" w:cs="Arial"/>
            <w:b/>
            <w:sz w:val="20"/>
          </w:rPr>
          <w:delText>Figure</w:delText>
        </w:r>
        <w:r w:rsidR="00AE0402" w:rsidRPr="00513309" w:rsidDel="00AE4BFC">
          <w:rPr>
            <w:rFonts w:ascii="Arial" w:hAnsi="Arial" w:cs="Arial"/>
            <w:b/>
            <w:sz w:val="20"/>
          </w:rPr>
          <w:delText xml:space="preserve"> 8</w:delText>
        </w:r>
      </w:del>
    </w:p>
    <w:p w:rsidR="00AE0402" w:rsidRPr="00513309" w:rsidRDefault="00AE0402" w:rsidP="00AE0402">
      <w:pPr>
        <w:jc w:val="center"/>
        <w:rPr>
          <w:rFonts w:ascii="Arial" w:hAnsi="Arial" w:cs="Arial"/>
          <w:sz w:val="20"/>
        </w:rPr>
      </w:pPr>
    </w:p>
    <w:p w:rsidR="00513309" w:rsidRDefault="0051330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lastRenderedPageBreak/>
        <w:t>The front panel (Fig</w:t>
      </w:r>
      <w:r w:rsidR="00513309">
        <w:rPr>
          <w:rFonts w:ascii="Arial" w:hAnsi="Arial" w:cs="Arial"/>
          <w:sz w:val="20"/>
        </w:rPr>
        <w:t xml:space="preserve">ure </w:t>
      </w:r>
      <w:del w:id="269" w:author="Author">
        <w:r w:rsidRPr="00513309" w:rsidDel="00AE4BFC">
          <w:rPr>
            <w:rFonts w:ascii="Arial" w:hAnsi="Arial" w:cs="Arial"/>
            <w:sz w:val="20"/>
          </w:rPr>
          <w:delText>9</w:delText>
        </w:r>
      </w:del>
      <w:ins w:id="270" w:author="Author">
        <w:r w:rsidR="00AE4BFC">
          <w:rPr>
            <w:rFonts w:ascii="Arial" w:hAnsi="Arial" w:cs="Arial"/>
            <w:sz w:val="20"/>
          </w:rPr>
          <w:t>12</w:t>
        </w:r>
      </w:ins>
      <w:r w:rsidRPr="00513309">
        <w:rPr>
          <w:rFonts w:ascii="Arial" w:hAnsi="Arial" w:cs="Arial"/>
          <w:sz w:val="20"/>
        </w:rPr>
        <w:t xml:space="preserve">) </w:t>
      </w:r>
      <w:r w:rsidR="00DD2FC4">
        <w:rPr>
          <w:rFonts w:ascii="Arial" w:hAnsi="Arial" w:cs="Arial"/>
          <w:sz w:val="20"/>
        </w:rPr>
        <w:t>displays</w:t>
      </w:r>
      <w:r w:rsidRPr="00513309">
        <w:rPr>
          <w:rFonts w:ascii="Arial" w:hAnsi="Arial" w:cs="Arial"/>
          <w:sz w:val="20"/>
        </w:rPr>
        <w:t xml:space="preserve"> VSA, HS check, EFUSE, % Delta CAP for every read point</w:t>
      </w:r>
    </w:p>
    <w:p w:rsidR="00AE0402" w:rsidRDefault="00AE0402" w:rsidP="00AE0402"/>
    <w:p w:rsidR="00000000" w:rsidRDefault="00AE0402">
      <w:pPr>
        <w:keepNext/>
        <w:ind w:left="1260"/>
        <w:jc w:val="center"/>
        <w:rPr>
          <w:ins w:id="271" w:author="Author"/>
        </w:rPr>
        <w:pPrChange w:id="272" w:author="Author">
          <w:pPr>
            <w:ind w:left="1260"/>
            <w:jc w:val="center"/>
          </w:pPr>
        </w:pPrChange>
      </w:pPr>
      <w:r w:rsidRPr="00AE0402">
        <w:rPr>
          <w:noProof/>
        </w:rPr>
        <w:drawing>
          <wp:inline distT="0" distB="0" distL="0" distR="0">
            <wp:extent cx="5410200" cy="3505200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07" cy="35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AE4BFC">
      <w:pPr>
        <w:pStyle w:val="Caption"/>
        <w:jc w:val="center"/>
        <w:pPrChange w:id="273" w:author="Author">
          <w:pPr>
            <w:ind w:left="1260"/>
            <w:jc w:val="center"/>
          </w:pPr>
        </w:pPrChange>
      </w:pPr>
      <w:ins w:id="274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75" w:author="Author">
        <w:r w:rsidR="000077FF">
          <w:rPr>
            <w:noProof/>
          </w:rPr>
          <w:t>12</w:t>
        </w:r>
        <w:r w:rsidR="00BF5A88">
          <w:fldChar w:fldCharType="end"/>
        </w:r>
        <w:r>
          <w:t xml:space="preserve"> The Front Panel shown will display the VSA, HS check, EFUSE, %DeltaCAP for every read point.</w:t>
        </w:r>
      </w:ins>
    </w:p>
    <w:p w:rsidR="00513309" w:rsidRDefault="00513309" w:rsidP="00AE0402">
      <w:pPr>
        <w:jc w:val="center"/>
        <w:rPr>
          <w:rFonts w:ascii="Arial" w:hAnsi="Arial" w:cs="Arial"/>
          <w:b/>
          <w:sz w:val="20"/>
        </w:rPr>
      </w:pPr>
    </w:p>
    <w:p w:rsidR="00AE0402" w:rsidRPr="00513309" w:rsidDel="00AE4BFC" w:rsidRDefault="00513309" w:rsidP="00AE0402">
      <w:pPr>
        <w:jc w:val="center"/>
        <w:rPr>
          <w:del w:id="276" w:author="Author"/>
          <w:rFonts w:ascii="Arial" w:hAnsi="Arial" w:cs="Arial"/>
          <w:b/>
          <w:sz w:val="20"/>
        </w:rPr>
      </w:pPr>
      <w:del w:id="277" w:author="Author">
        <w:r w:rsidRPr="00513309" w:rsidDel="00AE4BFC">
          <w:rPr>
            <w:rFonts w:ascii="Arial" w:hAnsi="Arial" w:cs="Arial"/>
            <w:b/>
            <w:sz w:val="20"/>
          </w:rPr>
          <w:delText>Figure 9</w:delText>
        </w:r>
      </w:del>
    </w:p>
    <w:p w:rsidR="00AE0402" w:rsidRDefault="00AE0402" w:rsidP="00AE0402">
      <w:pPr>
        <w:jc w:val="center"/>
      </w:pPr>
    </w:p>
    <w:p w:rsidR="00513309" w:rsidRDefault="00513309">
      <w:r>
        <w:br w:type="page"/>
      </w: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lastRenderedPageBreak/>
        <w:t>Fig</w:t>
      </w:r>
      <w:r w:rsidR="00513309">
        <w:rPr>
          <w:rFonts w:ascii="Arial" w:hAnsi="Arial" w:cs="Arial"/>
          <w:sz w:val="20"/>
        </w:rPr>
        <w:t>ure</w:t>
      </w:r>
      <w:r w:rsidRPr="00513309">
        <w:rPr>
          <w:rFonts w:ascii="Arial" w:hAnsi="Arial" w:cs="Arial"/>
          <w:sz w:val="20"/>
        </w:rPr>
        <w:t xml:space="preserve"> </w:t>
      </w:r>
      <w:del w:id="278" w:author="Author">
        <w:r w:rsidRPr="00513309" w:rsidDel="000077FF">
          <w:rPr>
            <w:rFonts w:ascii="Arial" w:hAnsi="Arial" w:cs="Arial"/>
            <w:sz w:val="20"/>
          </w:rPr>
          <w:delText>10</w:delText>
        </w:r>
        <w:r w:rsidR="00DD2FC4" w:rsidDel="000077FF">
          <w:rPr>
            <w:rFonts w:ascii="Arial" w:hAnsi="Arial" w:cs="Arial"/>
            <w:sz w:val="20"/>
          </w:rPr>
          <w:delText xml:space="preserve"> </w:delText>
        </w:r>
      </w:del>
      <w:ins w:id="279" w:author="Author">
        <w:r w:rsidR="000077FF">
          <w:rPr>
            <w:rFonts w:ascii="Arial" w:hAnsi="Arial" w:cs="Arial"/>
            <w:sz w:val="20"/>
          </w:rPr>
          <w:t xml:space="preserve">13 </w:t>
        </w:r>
      </w:ins>
      <w:r w:rsidR="00DD2FC4">
        <w:rPr>
          <w:rFonts w:ascii="Arial" w:hAnsi="Arial" w:cs="Arial"/>
          <w:sz w:val="20"/>
        </w:rPr>
        <w:t xml:space="preserve">shows the output results, so that </w:t>
      </w:r>
      <w:r w:rsidRPr="00513309">
        <w:rPr>
          <w:rFonts w:ascii="Arial" w:hAnsi="Arial" w:cs="Arial"/>
          <w:sz w:val="20"/>
        </w:rPr>
        <w:t>change</w:t>
      </w:r>
      <w:r w:rsidR="00DD2FC4">
        <w:rPr>
          <w:rFonts w:ascii="Arial" w:hAnsi="Arial" w:cs="Arial"/>
          <w:sz w:val="20"/>
        </w:rPr>
        <w:t>s</w:t>
      </w:r>
      <w:r w:rsidRPr="00513309">
        <w:rPr>
          <w:rFonts w:ascii="Arial" w:hAnsi="Arial" w:cs="Arial"/>
          <w:sz w:val="20"/>
        </w:rPr>
        <w:t xml:space="preserve"> </w:t>
      </w:r>
      <w:r w:rsidR="00DD2FC4">
        <w:rPr>
          <w:rFonts w:ascii="Arial" w:hAnsi="Arial" w:cs="Arial"/>
          <w:sz w:val="20"/>
        </w:rPr>
        <w:t>in</w:t>
      </w:r>
      <w:r w:rsidRPr="00513309">
        <w:rPr>
          <w:rFonts w:ascii="Arial" w:hAnsi="Arial" w:cs="Arial"/>
          <w:sz w:val="20"/>
        </w:rPr>
        <w:t xml:space="preserve"> CMIN </w:t>
      </w:r>
      <w:r w:rsidR="00DD2FC4">
        <w:rPr>
          <w:rFonts w:ascii="Arial" w:hAnsi="Arial" w:cs="Arial"/>
          <w:sz w:val="20"/>
        </w:rPr>
        <w:t xml:space="preserve">can be monitored </w:t>
      </w:r>
      <w:r w:rsidRPr="00513309">
        <w:rPr>
          <w:rFonts w:ascii="Arial" w:hAnsi="Arial" w:cs="Arial"/>
          <w:sz w:val="20"/>
        </w:rPr>
        <w:t>during stress.</w:t>
      </w:r>
    </w:p>
    <w:p w:rsidR="00AE0402" w:rsidRPr="00513309" w:rsidRDefault="00AE0402" w:rsidP="00AE0402">
      <w:pPr>
        <w:rPr>
          <w:rFonts w:ascii="Arial" w:hAnsi="Arial" w:cs="Arial"/>
          <w:sz w:val="20"/>
        </w:rPr>
      </w:pPr>
    </w:p>
    <w:p w:rsidR="00000000" w:rsidRDefault="00AE0402">
      <w:pPr>
        <w:keepNext/>
        <w:ind w:left="1080"/>
        <w:jc w:val="center"/>
        <w:rPr>
          <w:ins w:id="280" w:author="Author"/>
        </w:rPr>
        <w:pPrChange w:id="281" w:author="Author">
          <w:pPr>
            <w:ind w:left="1080"/>
            <w:jc w:val="center"/>
          </w:pPr>
        </w:pPrChange>
      </w:pPr>
      <w:r w:rsidRPr="00513309">
        <w:rPr>
          <w:rFonts w:ascii="Arial" w:hAnsi="Arial" w:cs="Arial"/>
          <w:noProof/>
          <w:sz w:val="20"/>
        </w:rPr>
        <w:drawing>
          <wp:inline distT="0" distB="0" distL="0" distR="0">
            <wp:extent cx="5410200" cy="3686175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09" cy="36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077FF">
      <w:pPr>
        <w:pStyle w:val="Caption"/>
        <w:jc w:val="center"/>
        <w:rPr>
          <w:rFonts w:ascii="Arial" w:hAnsi="Arial" w:cs="Arial"/>
          <w:sz w:val="20"/>
        </w:rPr>
        <w:pPrChange w:id="282" w:author="Author">
          <w:pPr>
            <w:ind w:left="1080"/>
            <w:jc w:val="center"/>
          </w:pPr>
        </w:pPrChange>
      </w:pPr>
      <w:ins w:id="283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84" w:author="Author">
        <w:r>
          <w:rPr>
            <w:noProof/>
          </w:rPr>
          <w:t>13</w:t>
        </w:r>
        <w:r w:rsidR="00BF5A88">
          <w:fldChar w:fldCharType="end"/>
        </w:r>
        <w:r>
          <w:t xml:space="preserve"> This shows the Output results for monitoring the instantaneous changes in Cmin</w:t>
        </w:r>
      </w:ins>
    </w:p>
    <w:p w:rsidR="00513309" w:rsidRDefault="00513309" w:rsidP="00AE0402">
      <w:pPr>
        <w:jc w:val="center"/>
        <w:rPr>
          <w:rFonts w:ascii="Arial" w:hAnsi="Arial" w:cs="Arial"/>
          <w:sz w:val="20"/>
        </w:rPr>
      </w:pPr>
    </w:p>
    <w:p w:rsidR="00AE0402" w:rsidRPr="00513309" w:rsidDel="000077FF" w:rsidRDefault="00513309" w:rsidP="00AE0402">
      <w:pPr>
        <w:jc w:val="center"/>
        <w:rPr>
          <w:del w:id="285" w:author="Author"/>
          <w:rFonts w:ascii="Arial" w:hAnsi="Arial" w:cs="Arial"/>
          <w:b/>
          <w:sz w:val="20"/>
        </w:rPr>
      </w:pPr>
      <w:del w:id="286" w:author="Author">
        <w:r w:rsidRPr="00513309" w:rsidDel="000077FF">
          <w:rPr>
            <w:rFonts w:ascii="Arial" w:hAnsi="Arial" w:cs="Arial"/>
            <w:b/>
            <w:sz w:val="20"/>
          </w:rPr>
          <w:delText>Figure 10</w:delText>
        </w:r>
      </w:del>
    </w:p>
    <w:p w:rsidR="00AE0402" w:rsidRPr="00513309" w:rsidRDefault="00AE0402" w:rsidP="00AE0402">
      <w:pPr>
        <w:jc w:val="center"/>
        <w:rPr>
          <w:rFonts w:ascii="Arial" w:hAnsi="Arial" w:cs="Arial"/>
          <w:sz w:val="20"/>
        </w:rPr>
      </w:pPr>
    </w:p>
    <w:p w:rsidR="00AE0402" w:rsidRPr="00513309" w:rsidRDefault="00AE0402" w:rsidP="00AE0402">
      <w:pPr>
        <w:pStyle w:val="ListParagraph"/>
        <w:numPr>
          <w:ilvl w:val="0"/>
          <w:numId w:val="18"/>
        </w:numPr>
        <w:rPr>
          <w:rFonts w:ascii="Arial" w:hAnsi="Arial" w:cs="Arial"/>
          <w:sz w:val="20"/>
        </w:rPr>
      </w:pPr>
      <w:r w:rsidRPr="00513309">
        <w:rPr>
          <w:rFonts w:ascii="Arial" w:hAnsi="Arial" w:cs="Arial"/>
          <w:sz w:val="20"/>
        </w:rPr>
        <w:t xml:space="preserve">Stop stress or abort the test:  </w:t>
      </w:r>
      <w:r w:rsidR="00513309">
        <w:rPr>
          <w:rFonts w:ascii="Arial" w:hAnsi="Arial" w:cs="Arial"/>
          <w:sz w:val="20"/>
        </w:rPr>
        <w:t>T</w:t>
      </w:r>
      <w:r w:rsidRPr="00513309">
        <w:rPr>
          <w:rFonts w:ascii="Arial" w:hAnsi="Arial" w:cs="Arial"/>
          <w:sz w:val="20"/>
        </w:rPr>
        <w:t xml:space="preserve">he test </w:t>
      </w:r>
      <w:r w:rsidR="00513309">
        <w:rPr>
          <w:rFonts w:ascii="Arial" w:hAnsi="Arial" w:cs="Arial"/>
          <w:sz w:val="20"/>
        </w:rPr>
        <w:t xml:space="preserve">can be aborted </w:t>
      </w:r>
      <w:r w:rsidRPr="00513309">
        <w:rPr>
          <w:rFonts w:ascii="Arial" w:hAnsi="Arial" w:cs="Arial"/>
          <w:sz w:val="20"/>
        </w:rPr>
        <w:t xml:space="preserve">immediately </w:t>
      </w:r>
      <w:r w:rsidR="00C130C3" w:rsidRPr="00513309">
        <w:rPr>
          <w:rFonts w:ascii="Arial" w:hAnsi="Arial" w:cs="Arial"/>
          <w:sz w:val="20"/>
        </w:rPr>
        <w:t xml:space="preserve">by click on the ABORT TEST button </w:t>
      </w:r>
      <w:r w:rsidR="00513309">
        <w:rPr>
          <w:rFonts w:ascii="Arial" w:hAnsi="Arial" w:cs="Arial"/>
          <w:sz w:val="20"/>
        </w:rPr>
        <w:t xml:space="preserve">(Figure </w:t>
      </w:r>
      <w:del w:id="287" w:author="Author">
        <w:r w:rsidR="00513309" w:rsidDel="000077FF">
          <w:rPr>
            <w:rFonts w:ascii="Arial" w:hAnsi="Arial" w:cs="Arial"/>
            <w:sz w:val="20"/>
          </w:rPr>
          <w:delText>11</w:delText>
        </w:r>
      </w:del>
      <w:ins w:id="288" w:author="Author">
        <w:r w:rsidR="000077FF">
          <w:rPr>
            <w:rFonts w:ascii="Arial" w:hAnsi="Arial" w:cs="Arial"/>
            <w:sz w:val="20"/>
          </w:rPr>
          <w:t>14</w:t>
        </w:r>
      </w:ins>
      <w:r w:rsidR="00513309">
        <w:rPr>
          <w:rFonts w:ascii="Arial" w:hAnsi="Arial" w:cs="Arial"/>
          <w:sz w:val="20"/>
        </w:rPr>
        <w:t xml:space="preserve">) </w:t>
      </w:r>
      <w:r w:rsidRPr="00513309">
        <w:rPr>
          <w:rFonts w:ascii="Arial" w:hAnsi="Arial" w:cs="Arial"/>
          <w:sz w:val="20"/>
        </w:rPr>
        <w:t xml:space="preserve">or </w:t>
      </w:r>
      <w:r w:rsidR="00D92BCD" w:rsidRPr="00513309">
        <w:rPr>
          <w:rFonts w:ascii="Arial" w:hAnsi="Arial" w:cs="Arial"/>
          <w:sz w:val="20"/>
        </w:rPr>
        <w:t>enter the number that will be set to complete the test (5 billion cycles is set by default).</w:t>
      </w:r>
    </w:p>
    <w:p w:rsidR="00D92BCD" w:rsidRDefault="00D92BCD" w:rsidP="00D92BCD"/>
    <w:p w:rsidR="00000000" w:rsidRDefault="00D92BCD">
      <w:pPr>
        <w:keepNext/>
        <w:ind w:left="720"/>
        <w:rPr>
          <w:ins w:id="289" w:author="Author"/>
        </w:rPr>
        <w:pPrChange w:id="290" w:author="Author">
          <w:pPr>
            <w:ind w:left="720"/>
          </w:pPr>
        </w:pPrChange>
      </w:pPr>
      <w:commentRangeStart w:id="291"/>
      <w:r>
        <w:rPr>
          <w:noProof/>
        </w:rPr>
        <w:drawing>
          <wp:inline distT="0" distB="0" distL="0" distR="0">
            <wp:extent cx="5943600" cy="112298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91"/>
      <w:r w:rsidR="000077FF">
        <w:rPr>
          <w:rStyle w:val="CommentReference"/>
        </w:rPr>
        <w:commentReference w:id="291"/>
      </w:r>
    </w:p>
    <w:p w:rsidR="00000000" w:rsidRDefault="000077FF">
      <w:pPr>
        <w:pStyle w:val="Caption"/>
        <w:jc w:val="center"/>
        <w:pPrChange w:id="292" w:author="Author">
          <w:pPr>
            <w:ind w:left="720"/>
          </w:pPr>
        </w:pPrChange>
      </w:pPr>
      <w:ins w:id="293" w:author="Author">
        <w:r>
          <w:t xml:space="preserve">Figure </w:t>
        </w:r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294" w:author="Author">
        <w:r>
          <w:rPr>
            <w:noProof/>
          </w:rPr>
          <w:t>14</w:t>
        </w:r>
        <w:r w:rsidR="00BF5A88">
          <w:fldChar w:fldCharType="end"/>
        </w:r>
        <w:r>
          <w:t xml:space="preserve"> This panel can be used to ABORT the stress or to set the minimum number of cycles to achieve. The button ABORT TEST will abort the stress.</w:t>
        </w:r>
      </w:ins>
    </w:p>
    <w:p w:rsidR="0029795A" w:rsidRDefault="0029795A" w:rsidP="00513309">
      <w:pPr>
        <w:ind w:left="720"/>
      </w:pPr>
    </w:p>
    <w:p w:rsidR="00000000" w:rsidRDefault="0029795A">
      <w:pPr>
        <w:keepNext/>
        <w:ind w:left="720"/>
        <w:rPr>
          <w:ins w:id="295" w:author="Author"/>
        </w:rPr>
        <w:pPrChange w:id="296" w:author="Author">
          <w:pPr>
            <w:ind w:left="720"/>
          </w:pPr>
        </w:pPrChange>
      </w:pPr>
      <w:r w:rsidRPr="0029795A">
        <w:rPr>
          <w:noProof/>
        </w:rPr>
        <w:lastRenderedPageBreak/>
        <w:drawing>
          <wp:inline distT="0" distB="0" distL="0" distR="0">
            <wp:extent cx="5943600" cy="1066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077FF">
      <w:pPr>
        <w:pStyle w:val="Caption"/>
        <w:jc w:val="center"/>
        <w:pPrChange w:id="297" w:author="Author">
          <w:pPr>
            <w:ind w:left="720"/>
          </w:pPr>
        </w:pPrChange>
      </w:pPr>
      <w:ins w:id="298" w:author="Author">
        <w:r>
          <w:t xml:space="preserve">Figure </w:t>
        </w:r>
        <w:commentRangeStart w:id="299"/>
        <w:r w:rsidR="00BF5A88">
          <w:fldChar w:fldCharType="begin"/>
        </w:r>
        <w:r>
          <w:instrText xml:space="preserve"> SEQ Figure \* ARABIC </w:instrText>
        </w:r>
      </w:ins>
      <w:r w:rsidR="00BF5A88">
        <w:fldChar w:fldCharType="separate"/>
      </w:r>
      <w:ins w:id="300" w:author="Author">
        <w:r>
          <w:rPr>
            <w:noProof/>
          </w:rPr>
          <w:t>15</w:t>
        </w:r>
        <w:r w:rsidR="00BF5A88">
          <w:fldChar w:fldCharType="end"/>
        </w:r>
        <w:commentRangeEnd w:id="299"/>
        <w:r>
          <w:rPr>
            <w:rStyle w:val="CommentReference"/>
            <w:b w:val="0"/>
            <w:bCs w:val="0"/>
            <w:color w:val="auto"/>
          </w:rPr>
          <w:commentReference w:id="299"/>
        </w:r>
        <w:r>
          <w:t xml:space="preserve"> </w:t>
        </w:r>
      </w:ins>
    </w:p>
    <w:p w:rsidR="00513309" w:rsidRPr="00513309" w:rsidDel="000077FF" w:rsidRDefault="00513309" w:rsidP="00513309">
      <w:pPr>
        <w:jc w:val="center"/>
        <w:rPr>
          <w:del w:id="301" w:author="Author"/>
          <w:rFonts w:ascii="Arial" w:hAnsi="Arial" w:cs="Arial"/>
          <w:b/>
          <w:sz w:val="20"/>
        </w:rPr>
      </w:pPr>
      <w:del w:id="302" w:author="Author">
        <w:r w:rsidRPr="00513309" w:rsidDel="000077FF">
          <w:rPr>
            <w:rFonts w:ascii="Arial" w:hAnsi="Arial" w:cs="Arial"/>
            <w:b/>
            <w:sz w:val="20"/>
          </w:rPr>
          <w:delText>F</w:delText>
        </w:r>
        <w:r w:rsidDel="000077FF">
          <w:rPr>
            <w:rFonts w:ascii="Arial" w:hAnsi="Arial" w:cs="Arial"/>
            <w:b/>
            <w:sz w:val="20"/>
          </w:rPr>
          <w:delText>igure 11</w:delText>
        </w:r>
      </w:del>
    </w:p>
    <w:p w:rsidR="00C130C3" w:rsidRDefault="00C130C3" w:rsidP="00D92BCD"/>
    <w:p w:rsidR="00555B9D" w:rsidRPr="006C3831" w:rsidRDefault="00555B9D" w:rsidP="00AB7D1E">
      <w:pPr>
        <w:pStyle w:val="Heading1"/>
        <w:rPr>
          <w:i/>
        </w:rPr>
      </w:pPr>
      <w:bookmarkStart w:id="303" w:name="_Toc427675062"/>
      <w:r w:rsidRPr="006C3831">
        <w:t xml:space="preserve">REVISION </w:t>
      </w:r>
      <w:commentRangeStart w:id="304"/>
      <w:r w:rsidRPr="006C3831">
        <w:t>HISTORY</w:t>
      </w:r>
      <w:bookmarkEnd w:id="206"/>
      <w:bookmarkEnd w:id="303"/>
      <w:commentRangeEnd w:id="304"/>
      <w:r w:rsidR="000077FF">
        <w:rPr>
          <w:rStyle w:val="CommentReference"/>
          <w:rFonts w:ascii="Times New Roman" w:hAnsi="Times New Roman"/>
          <w:b w:val="0"/>
          <w:bCs w:val="0"/>
        </w:rPr>
        <w:commentReference w:id="304"/>
      </w:r>
    </w:p>
    <w:tbl>
      <w:tblPr>
        <w:tblpPr w:leftFromText="180" w:rightFromText="180" w:vertAnchor="text" w:horzAnchor="page" w:tblpX="1984" w:tblpY="64"/>
        <w:tblOverlap w:val="never"/>
        <w:tblW w:w="964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B7"/>
      </w:tblPr>
      <w:tblGrid>
        <w:gridCol w:w="880"/>
        <w:gridCol w:w="4070"/>
        <w:gridCol w:w="1870"/>
        <w:gridCol w:w="2828"/>
      </w:tblGrid>
      <w:tr w:rsidR="007B2B68" w:rsidRPr="00DA78F1" w:rsidTr="006D395A">
        <w:trPr>
          <w:trHeight w:val="444"/>
        </w:trPr>
        <w:tc>
          <w:tcPr>
            <w:tcW w:w="88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Rev</w:t>
            </w:r>
          </w:p>
        </w:tc>
        <w:tc>
          <w:tcPr>
            <w:tcW w:w="40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8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Editor</w:t>
            </w:r>
          </w:p>
        </w:tc>
        <w:tc>
          <w:tcPr>
            <w:tcW w:w="2828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Date</w:t>
            </w:r>
          </w:p>
        </w:tc>
      </w:tr>
      <w:tr w:rsidR="008F1203" w:rsidRPr="00DA78F1" w:rsidTr="006D395A">
        <w:tc>
          <w:tcPr>
            <w:tcW w:w="88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4070" w:type="dxa"/>
            <w:vAlign w:val="center"/>
          </w:tcPr>
          <w:p w:rsidR="008F1203" w:rsidRPr="00E61644" w:rsidRDefault="00934EF3" w:rsidP="00E61644">
            <w:pPr>
              <w:tabs>
                <w:tab w:val="left" w:pos="4665"/>
              </w:tabs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E61644">
              <w:rPr>
                <w:rFonts w:ascii="Arial" w:hAnsi="Arial" w:cs="Arial"/>
                <w:sz w:val="20"/>
                <w:szCs w:val="20"/>
              </w:rPr>
              <w:t>Initial Release</w:t>
            </w:r>
          </w:p>
        </w:tc>
        <w:tc>
          <w:tcPr>
            <w:tcW w:w="187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M. Johnson</w:t>
            </w:r>
          </w:p>
        </w:tc>
        <w:tc>
          <w:tcPr>
            <w:tcW w:w="2828" w:type="dxa"/>
            <w:vAlign w:val="center"/>
          </w:tcPr>
          <w:p w:rsidR="008F1203" w:rsidRDefault="00AB7D1E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934EF3">
              <w:rPr>
                <w:rFonts w:ascii="Arial" w:hAnsi="Arial" w:cs="Arial"/>
                <w:sz w:val="20"/>
                <w:szCs w:val="20"/>
              </w:rPr>
              <w:t>2-Aug 2015</w:t>
            </w:r>
          </w:p>
        </w:tc>
      </w:tr>
    </w:tbl>
    <w:p w:rsidR="007B2B68" w:rsidRPr="00DA78F1" w:rsidRDefault="007B2B68" w:rsidP="007B2B68">
      <w:pPr>
        <w:pStyle w:val="BlockText"/>
        <w:rPr>
          <w:rFonts w:ascii="Arial" w:hAnsi="Arial" w:cs="Arial"/>
          <w:sz w:val="20"/>
          <w:szCs w:val="20"/>
        </w:rPr>
      </w:pPr>
    </w:p>
    <w:p w:rsidR="0018447D" w:rsidRDefault="007B2B68" w:rsidP="00C130C3">
      <w:pPr>
        <w:pStyle w:val="BlockText"/>
        <w:tabs>
          <w:tab w:val="left" w:pos="1080"/>
        </w:tabs>
        <w:ind w:left="0"/>
      </w:pPr>
      <w:r w:rsidRPr="00DA78F1">
        <w:rPr>
          <w:rFonts w:ascii="Arial" w:hAnsi="Arial" w:cs="Arial"/>
          <w:sz w:val="20"/>
          <w:szCs w:val="20"/>
        </w:rPr>
        <w:t xml:space="preserve"> </w:t>
      </w:r>
    </w:p>
    <w:sectPr w:rsidR="0018447D" w:rsidSect="00513309">
      <w:headerReference w:type="default" r:id="rId31"/>
      <w:footerReference w:type="default" r:id="rId32"/>
      <w:footerReference w:type="first" r:id="rId33"/>
      <w:pgSz w:w="12240" w:h="15840"/>
      <w:pgMar w:top="1620" w:right="900" w:bottom="171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5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 xml:space="preserve">I think it would be better to use a multilevel numerical structure than an </w:t>
      </w:r>
      <w:proofErr w:type="spellStart"/>
      <w:r>
        <w:t>out line</w:t>
      </w:r>
      <w:proofErr w:type="spellEnd"/>
      <w:r>
        <w:t xml:space="preserve"> structure then you can refer to section 7.1.1.1.X</w:t>
      </w:r>
    </w:p>
  </w:comment>
  <w:comment w:id="38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Suggest including a picture of the test setup with tags and a picture of the board (16 and 36 DUT)</w:t>
      </w:r>
    </w:p>
  </w:comment>
  <w:comment w:id="39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Suggest including a picture of the ovens.</w:t>
      </w:r>
    </w:p>
  </w:comment>
  <w:comment w:id="40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We should split this into two items: 1) The ESPEC where we can control temperature and humidity and 2) the other ovens where we control temperature but not humidity.</w:t>
      </w:r>
    </w:p>
    <w:p w:rsidR="00AE4BFC" w:rsidRDefault="00AE4BFC">
      <w:pPr>
        <w:pStyle w:val="CommentText"/>
      </w:pPr>
      <w:r>
        <w:t>You could add that lab humidity is monitored (?) but not controlled.</w:t>
      </w:r>
    </w:p>
  </w:comment>
  <w:comment w:id="137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 xml:space="preserve">It would be good to state basis of this number being +/-10% of the series </w:t>
      </w:r>
      <w:proofErr w:type="spellStart"/>
      <w:r>
        <w:t>Cmin</w:t>
      </w:r>
      <w:proofErr w:type="spellEnd"/>
      <w:r>
        <w:t xml:space="preserve"> of 460fF.</w:t>
      </w:r>
    </w:p>
  </w:comment>
  <w:comment w:id="138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 xml:space="preserve">Which is +/-10% of the series </w:t>
      </w:r>
      <w:proofErr w:type="spellStart"/>
      <w:r>
        <w:t>Cmax</w:t>
      </w:r>
      <w:proofErr w:type="spellEnd"/>
      <w:r>
        <w:t xml:space="preserve"> of 6.57pF</w:t>
      </w:r>
    </w:p>
  </w:comment>
  <w:comment w:id="140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What are they?</w:t>
      </w:r>
    </w:p>
  </w:comment>
  <w:comment w:id="144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Details</w:t>
      </w:r>
    </w:p>
  </w:comment>
  <w:comment w:id="145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Details</w:t>
      </w:r>
    </w:p>
  </w:comment>
  <w:comment w:id="146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What is it?</w:t>
      </w:r>
    </w:p>
  </w:comment>
  <w:comment w:id="147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What is it?</w:t>
      </w:r>
    </w:p>
  </w:comment>
  <w:comment w:id="148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What is the control?</w:t>
      </w:r>
    </w:p>
  </w:comment>
  <w:comment w:id="150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Again, it would be good to have a photo that tags the same information as the block diagram.</w:t>
      </w:r>
    </w:p>
  </w:comment>
  <w:comment w:id="157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Use Table and Figure captions instead of a text line or box then you can implement auto updates and references.</w:t>
      </w:r>
    </w:p>
  </w:comment>
  <w:comment w:id="179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This button is not apparent in Figure 2.</w:t>
      </w:r>
    </w:p>
  </w:comment>
  <w:comment w:id="194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Shouldn’t the standard approach be to run the open socket calibration, although the capacitance value may be zero. This is not an IF THEN decision point.</w:t>
      </w:r>
    </w:p>
  </w:comment>
  <w:comment w:id="196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Is there a built in delay? Do you select STOP CAL immediately following the 36 DUT_CAL?</w:t>
      </w:r>
    </w:p>
  </w:comment>
  <w:comment w:id="207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Figure 5 is a curiosity. VPI, VSA, and HS are checked yes but the GREEN boxes indicate NO?</w:t>
      </w:r>
    </w:p>
    <w:p w:rsidR="00AE4BFC" w:rsidRDefault="00AE4BFC">
      <w:pPr>
        <w:pStyle w:val="CommentText"/>
      </w:pPr>
    </w:p>
    <w:p w:rsidR="00AE4BFC" w:rsidRDefault="00AE4BFC">
      <w:pPr>
        <w:pStyle w:val="CommentText"/>
      </w:pPr>
    </w:p>
  </w:comment>
  <w:comment w:id="211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What needs to be set by the user?</w:t>
      </w:r>
    </w:p>
  </w:comment>
  <w:comment w:id="212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I think we should define what these setting mean.</w:t>
      </w:r>
    </w:p>
    <w:p w:rsidR="00AE4BFC" w:rsidRDefault="00AE4BFC">
      <w:pPr>
        <w:pStyle w:val="CommentText"/>
      </w:pPr>
      <w:r>
        <w:t>Verify Socket</w:t>
      </w:r>
    </w:p>
    <w:p w:rsidR="00AE4BFC" w:rsidRDefault="00AE4BFC">
      <w:pPr>
        <w:pStyle w:val="CommentText"/>
      </w:pPr>
      <w:r>
        <w:t>HD/CYC</w:t>
      </w:r>
    </w:p>
    <w:p w:rsidR="00AE4BFC" w:rsidRDefault="00AE4BFC">
      <w:pPr>
        <w:pStyle w:val="CommentText"/>
      </w:pPr>
      <w:r>
        <w:t>E-CAL</w:t>
      </w:r>
    </w:p>
    <w:p w:rsidR="00AE4BFC" w:rsidRDefault="00AE4BFC">
      <w:pPr>
        <w:pStyle w:val="CommentText"/>
      </w:pPr>
      <w:r>
        <w:t>DVA</w:t>
      </w:r>
    </w:p>
    <w:p w:rsidR="00AE4BFC" w:rsidRDefault="00AE4BFC">
      <w:pPr>
        <w:pStyle w:val="CommentText"/>
      </w:pPr>
      <w:r>
        <w:t>VPI</w:t>
      </w:r>
    </w:p>
    <w:p w:rsidR="00AE4BFC" w:rsidRDefault="00AE4BFC">
      <w:pPr>
        <w:pStyle w:val="CommentText"/>
      </w:pPr>
      <w:r>
        <w:t>VSA</w:t>
      </w:r>
    </w:p>
    <w:p w:rsidR="00AE4BFC" w:rsidRDefault="00AE4BFC">
      <w:pPr>
        <w:pStyle w:val="CommentText"/>
      </w:pPr>
      <w:r>
        <w:t>HS</w:t>
      </w:r>
    </w:p>
    <w:p w:rsidR="00AE4BFC" w:rsidRDefault="00AE4BFC">
      <w:pPr>
        <w:pStyle w:val="CommentText"/>
      </w:pPr>
      <w:r>
        <w:t>Etc.</w:t>
      </w:r>
    </w:p>
  </w:comment>
  <w:comment w:id="225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What needs to be set by the user?</w:t>
      </w:r>
    </w:p>
  </w:comment>
  <w:comment w:id="230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What needs to be set by the user.</w:t>
      </w:r>
    </w:p>
  </w:comment>
  <w:comment w:id="247" w:author="Author" w:initials="A">
    <w:p w:rsidR="00AE4BFC" w:rsidRDefault="00AE4BFC">
      <w:pPr>
        <w:pStyle w:val="CommentText"/>
      </w:pPr>
      <w:r>
        <w:rPr>
          <w:rStyle w:val="CommentReference"/>
        </w:rPr>
        <w:annotationRef/>
      </w:r>
      <w:r>
        <w:t>What specifically needs to be entered into this table? Is it just the File Name?</w:t>
      </w:r>
    </w:p>
  </w:comment>
  <w:comment w:id="291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What needs to be set by the user and what are standard values.</w:t>
      </w:r>
    </w:p>
  </w:comment>
  <w:comment w:id="299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What is the Figure description? What needs to be set by the user and what are standard settings.</w:t>
      </w:r>
    </w:p>
  </w:comment>
  <w:comment w:id="304" w:author="Author" w:initials="A">
    <w:p w:rsidR="000077FF" w:rsidRDefault="000077FF">
      <w:pPr>
        <w:pStyle w:val="CommentText"/>
      </w:pPr>
      <w:r>
        <w:rPr>
          <w:rStyle w:val="CommentReference"/>
        </w:rPr>
        <w:annotationRef/>
      </w:r>
      <w:r>
        <w:t>Add a section that is a detailed check list for setting up a cycling/HD stress that references standard values.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210E" w:rsidRDefault="00EC210E" w:rsidP="007B2B68">
      <w:r>
        <w:separator/>
      </w:r>
    </w:p>
  </w:endnote>
  <w:endnote w:type="continuationSeparator" w:id="0">
    <w:p w:rsidR="00EC210E" w:rsidRDefault="00EC210E" w:rsidP="007B2B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4BFC" w:rsidRPr="00BE4AE2" w:rsidRDefault="00AE4BFC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AE4BFC" w:rsidRPr="00BE4AE2" w:rsidRDefault="00AE4BFC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AE4BFC" w:rsidRPr="00DA2DA5" w:rsidRDefault="00AE4BFC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BF5A8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BF5A88" w:rsidRPr="00BE4AE2">
      <w:rPr>
        <w:rStyle w:val="PageNumber"/>
      </w:rPr>
      <w:fldChar w:fldCharType="separate"/>
    </w:r>
    <w:r w:rsidR="00472C69">
      <w:rPr>
        <w:rStyle w:val="PageNumber"/>
        <w:noProof/>
      </w:rPr>
      <w:t>18</w:t>
    </w:r>
    <w:r w:rsidR="00BF5A88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BF5A8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BF5A88" w:rsidRPr="00BE4AE2">
      <w:rPr>
        <w:rStyle w:val="PageNumber"/>
      </w:rPr>
      <w:fldChar w:fldCharType="separate"/>
    </w:r>
    <w:r w:rsidR="00472C69">
      <w:rPr>
        <w:rStyle w:val="PageNumber"/>
        <w:noProof/>
      </w:rPr>
      <w:t>18</w:t>
    </w:r>
    <w:r w:rsidR="00BF5A88" w:rsidRPr="00BE4AE2"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4BFC" w:rsidRPr="00BE4AE2" w:rsidRDefault="00AE4BFC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AE4BFC" w:rsidRPr="00BE4AE2" w:rsidRDefault="00AE4BFC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AE4BFC" w:rsidRPr="00DA2DA5" w:rsidRDefault="00AE4BFC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BF5A8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BF5A88" w:rsidRPr="00BE4AE2">
      <w:rPr>
        <w:rStyle w:val="PageNumber"/>
      </w:rPr>
      <w:fldChar w:fldCharType="separate"/>
    </w:r>
    <w:r w:rsidR="00472C69">
      <w:rPr>
        <w:rStyle w:val="PageNumber"/>
        <w:noProof/>
      </w:rPr>
      <w:t>1</w:t>
    </w:r>
    <w:r w:rsidR="00BF5A88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BF5A88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BF5A88" w:rsidRPr="00BE4AE2">
      <w:rPr>
        <w:rStyle w:val="PageNumber"/>
      </w:rPr>
      <w:fldChar w:fldCharType="separate"/>
    </w:r>
    <w:r w:rsidR="00472C69">
      <w:rPr>
        <w:rStyle w:val="PageNumber"/>
        <w:noProof/>
      </w:rPr>
      <w:t>3</w:t>
    </w:r>
    <w:r w:rsidR="00BF5A88" w:rsidRPr="00BE4AE2"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210E" w:rsidRDefault="00EC210E" w:rsidP="007B2B68">
      <w:r>
        <w:separator/>
      </w:r>
    </w:p>
  </w:footnote>
  <w:footnote w:type="continuationSeparator" w:id="0">
    <w:p w:rsidR="00EC210E" w:rsidRDefault="00EC210E" w:rsidP="007B2B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4BFC" w:rsidRPr="00BE4AE2" w:rsidRDefault="00AE4BFC" w:rsidP="007B2B68">
    <w:pPr>
      <w:autoSpaceDE w:val="0"/>
      <w:autoSpaceDN w:val="0"/>
      <w:adjustRightInd w:val="0"/>
      <w:rPr>
        <w:rFonts w:ascii="Arial" w:hAnsi="Arial" w:cs="Arial"/>
        <w:b/>
        <w:color w:val="000000"/>
        <w:sz w:val="16"/>
        <w:szCs w:val="16"/>
      </w:rPr>
    </w:pPr>
    <w:r w:rsidRPr="00BE4AE2">
      <w:rPr>
        <w:rFonts w:ascii="Arial" w:hAnsi="Arial" w:cs="Arial"/>
        <w:sz w:val="16"/>
        <w:szCs w:val="16"/>
      </w:rPr>
      <w:t xml:space="preserve">TITLE: </w:t>
    </w:r>
    <w:r>
      <w:rPr>
        <w:rFonts w:ascii="Arial" w:hAnsi="Arial" w:cs="Arial"/>
        <w:b/>
        <w:color w:val="000000"/>
        <w:sz w:val="16"/>
        <w:szCs w:val="16"/>
      </w:rPr>
      <w:t>MEMS CYCLING AND HOLD DOWN PROCEDURE</w:t>
    </w:r>
  </w:p>
  <w:p w:rsidR="00AE4BFC" w:rsidRPr="00BE4AE2" w:rsidRDefault="00AE4BFC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>
      <w:rPr>
        <w:rFonts w:cs="Arial"/>
        <w:noProof/>
        <w:szCs w:val="16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5219700</wp:posOffset>
          </wp:positionH>
          <wp:positionV relativeFrom="paragraph">
            <wp:posOffset>-278765</wp:posOffset>
          </wp:positionV>
          <wp:extent cx="1028700" cy="514350"/>
          <wp:effectExtent l="19050" t="0" r="0" b="0"/>
          <wp:wrapThrough wrapText="bothSides">
            <wp:wrapPolygon edited="0">
              <wp:start x="-400" y="0"/>
              <wp:lineTo x="-400" y="20800"/>
              <wp:lineTo x="21600" y="20800"/>
              <wp:lineTo x="21600" y="0"/>
              <wp:lineTo x="-400" y="0"/>
            </wp:wrapPolygon>
          </wp:wrapThrough>
          <wp:docPr id="12" name="Picture 1" descr="C:\Users\mark.johnson\AppData\Local\Microsoft\Windows\Temporary Internet Files\Content.Outlook\E1SR1UCQ\Logo_Amplify_Powered by_RGB_1000px 201503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k.johnson\AppData\Local\Microsoft\Windows\Temporary Internet Files\Content.Outlook\E1SR1UCQ\Logo_Amplify_Powered by_RGB_1000px 2015032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E4AE2">
      <w:rPr>
        <w:rFonts w:cs="Arial"/>
        <w:szCs w:val="16"/>
      </w:rPr>
      <w:t xml:space="preserve"> </w:t>
    </w:r>
    <w:r w:rsidRPr="003437B3">
      <w:rPr>
        <w:rFonts w:cs="Arial"/>
        <w:b w:val="0"/>
        <w:szCs w:val="16"/>
      </w:rPr>
      <w:t>DOC NO:</w:t>
    </w:r>
    <w:r w:rsidRPr="00BE4AE2">
      <w:rPr>
        <w:rFonts w:cs="Arial"/>
        <w:szCs w:val="16"/>
      </w:rPr>
      <w:t xml:space="preserve">  </w:t>
    </w:r>
    <w:r>
      <w:rPr>
        <w:rFonts w:cs="Arial"/>
        <w:szCs w:val="16"/>
      </w:rPr>
      <w:t>PE-xxxx</w:t>
    </w:r>
  </w:p>
  <w:p w:rsidR="00AE4BFC" w:rsidRPr="00BE4AE2" w:rsidRDefault="00AE4BFC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 w:rsidRPr="003437B3">
      <w:rPr>
        <w:rFonts w:cs="Arial"/>
        <w:b w:val="0"/>
        <w:szCs w:val="16"/>
      </w:rPr>
      <w:t xml:space="preserve"> REV:</w:t>
    </w:r>
    <w:r>
      <w:rPr>
        <w:rFonts w:cs="Arial"/>
        <w:szCs w:val="16"/>
      </w:rPr>
      <w:t xml:space="preserve"> A</w:t>
    </w:r>
  </w:p>
  <w:p w:rsidR="00AE4BFC" w:rsidRDefault="00AE4BFC" w:rsidP="007B2B68">
    <w:pPr>
      <w:pStyle w:val="Header"/>
    </w:pPr>
  </w:p>
  <w:p w:rsidR="00AE4BFC" w:rsidRDefault="00AE4BFC" w:rsidP="0018447D">
    <w:pPr>
      <w:pStyle w:val="Header"/>
    </w:pPr>
  </w:p>
  <w:p w:rsidR="00AE4BFC" w:rsidRDefault="00AE4BF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5885"/>
    <w:multiLevelType w:val="hybridMultilevel"/>
    <w:tmpl w:val="6C927526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">
    <w:nsid w:val="06D54095"/>
    <w:multiLevelType w:val="hybridMultilevel"/>
    <w:tmpl w:val="21808DAA"/>
    <w:lvl w:ilvl="0" w:tplc="529240BE">
      <w:start w:val="1"/>
      <w:numFmt w:val="lowerLetter"/>
      <w:pStyle w:val="NumberedList3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1C147D"/>
    <w:multiLevelType w:val="hybridMultilevel"/>
    <w:tmpl w:val="83362A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EA7BF3"/>
    <w:multiLevelType w:val="hybridMultilevel"/>
    <w:tmpl w:val="B2FE35F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>
    <w:nsid w:val="1ACC42A8"/>
    <w:multiLevelType w:val="hybridMultilevel"/>
    <w:tmpl w:val="69CE992C"/>
    <w:lvl w:ilvl="0" w:tplc="C8642CFA">
      <w:start w:val="1"/>
      <w:numFmt w:val="bullet"/>
      <w:pStyle w:val="BulletList2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">
    <w:nsid w:val="3C205E38"/>
    <w:multiLevelType w:val="hybridMultilevel"/>
    <w:tmpl w:val="A258B810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>
    <w:nsid w:val="60CC2A2E"/>
    <w:multiLevelType w:val="multilevel"/>
    <w:tmpl w:val="4982948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4461453"/>
    <w:multiLevelType w:val="hybridMultilevel"/>
    <w:tmpl w:val="081EBA80"/>
    <w:lvl w:ilvl="0" w:tplc="5E2EA47E">
      <w:start w:val="1"/>
      <w:numFmt w:val="bullet"/>
      <w:pStyle w:val="BulletList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3146C8"/>
    <w:multiLevelType w:val="hybridMultilevel"/>
    <w:tmpl w:val="6D7226B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6F724A49"/>
    <w:multiLevelType w:val="hybridMultilevel"/>
    <w:tmpl w:val="F5D0BF6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70A40764"/>
    <w:multiLevelType w:val="hybridMultilevel"/>
    <w:tmpl w:val="DF4E5F9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>
    <w:nsid w:val="727E1111"/>
    <w:multiLevelType w:val="hybridMultilevel"/>
    <w:tmpl w:val="E926FC24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9"/>
  </w:num>
  <w:num w:numId="7">
    <w:abstractNumId w:val="8"/>
  </w:num>
  <w:num w:numId="8">
    <w:abstractNumId w:val="3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0"/>
  </w:num>
  <w:num w:numId="18">
    <w:abstractNumId w:val="10"/>
  </w:num>
  <w:num w:numId="19">
    <w:abstractNumId w:val="11"/>
  </w:num>
  <w:num w:numId="20">
    <w:abstractNumId w:val="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removePersonalInformation/>
  <w:removeDateAndTime/>
  <w:proofState w:spelling="clean" w:grammar="clean"/>
  <w:stylePaneSortMethod w:val="0000"/>
  <w:trackRevisions/>
  <w:defaultTabStop w:val="720"/>
  <w:drawingGridHorizontalSpacing w:val="12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6338EE"/>
    <w:rsid w:val="00002998"/>
    <w:rsid w:val="00003049"/>
    <w:rsid w:val="000077FF"/>
    <w:rsid w:val="00011C13"/>
    <w:rsid w:val="00020CCC"/>
    <w:rsid w:val="00022446"/>
    <w:rsid w:val="0003279D"/>
    <w:rsid w:val="000A7EDF"/>
    <w:rsid w:val="000D21AD"/>
    <w:rsid w:val="00130912"/>
    <w:rsid w:val="00165280"/>
    <w:rsid w:val="001762BB"/>
    <w:rsid w:val="00176914"/>
    <w:rsid w:val="0018447D"/>
    <w:rsid w:val="00193FBB"/>
    <w:rsid w:val="00196473"/>
    <w:rsid w:val="001B612D"/>
    <w:rsid w:val="001D1545"/>
    <w:rsid w:val="00231056"/>
    <w:rsid w:val="002310E6"/>
    <w:rsid w:val="00236192"/>
    <w:rsid w:val="002417A3"/>
    <w:rsid w:val="0025335D"/>
    <w:rsid w:val="00266DBF"/>
    <w:rsid w:val="00276DFF"/>
    <w:rsid w:val="00284DF2"/>
    <w:rsid w:val="002929FC"/>
    <w:rsid w:val="0029795A"/>
    <w:rsid w:val="002E6948"/>
    <w:rsid w:val="00314FB2"/>
    <w:rsid w:val="00330E3B"/>
    <w:rsid w:val="0033590D"/>
    <w:rsid w:val="003437B3"/>
    <w:rsid w:val="00345C65"/>
    <w:rsid w:val="00355A39"/>
    <w:rsid w:val="00385362"/>
    <w:rsid w:val="003938F7"/>
    <w:rsid w:val="0039567B"/>
    <w:rsid w:val="00396F04"/>
    <w:rsid w:val="00397549"/>
    <w:rsid w:val="003A2D14"/>
    <w:rsid w:val="003B5E4D"/>
    <w:rsid w:val="003C18F2"/>
    <w:rsid w:val="003F1413"/>
    <w:rsid w:val="003F4867"/>
    <w:rsid w:val="003F49E7"/>
    <w:rsid w:val="00410414"/>
    <w:rsid w:val="00412013"/>
    <w:rsid w:val="00416551"/>
    <w:rsid w:val="00420CDA"/>
    <w:rsid w:val="00426A63"/>
    <w:rsid w:val="00431142"/>
    <w:rsid w:val="00446244"/>
    <w:rsid w:val="00451B9E"/>
    <w:rsid w:val="00454349"/>
    <w:rsid w:val="00460E6D"/>
    <w:rsid w:val="00472C69"/>
    <w:rsid w:val="00475C0D"/>
    <w:rsid w:val="00480B32"/>
    <w:rsid w:val="00495B89"/>
    <w:rsid w:val="004C0CD3"/>
    <w:rsid w:val="004C7F0A"/>
    <w:rsid w:val="004D1356"/>
    <w:rsid w:val="004D4833"/>
    <w:rsid w:val="004D68CD"/>
    <w:rsid w:val="004E128C"/>
    <w:rsid w:val="00505CE0"/>
    <w:rsid w:val="00513309"/>
    <w:rsid w:val="005154C5"/>
    <w:rsid w:val="00520361"/>
    <w:rsid w:val="00534F59"/>
    <w:rsid w:val="00555B9D"/>
    <w:rsid w:val="00563F3C"/>
    <w:rsid w:val="0056462A"/>
    <w:rsid w:val="005A7B78"/>
    <w:rsid w:val="005B124F"/>
    <w:rsid w:val="005F3DA5"/>
    <w:rsid w:val="005F537C"/>
    <w:rsid w:val="005F63E7"/>
    <w:rsid w:val="00613298"/>
    <w:rsid w:val="00622EB0"/>
    <w:rsid w:val="00625FC6"/>
    <w:rsid w:val="006338EE"/>
    <w:rsid w:val="00650396"/>
    <w:rsid w:val="00652F58"/>
    <w:rsid w:val="0065606C"/>
    <w:rsid w:val="00673B8A"/>
    <w:rsid w:val="00680845"/>
    <w:rsid w:val="006B77D5"/>
    <w:rsid w:val="006C1935"/>
    <w:rsid w:val="006C3831"/>
    <w:rsid w:val="006D1F02"/>
    <w:rsid w:val="006D395A"/>
    <w:rsid w:val="006E5157"/>
    <w:rsid w:val="00701657"/>
    <w:rsid w:val="00724556"/>
    <w:rsid w:val="0075132D"/>
    <w:rsid w:val="0077578D"/>
    <w:rsid w:val="00775954"/>
    <w:rsid w:val="00797874"/>
    <w:rsid w:val="007A07DB"/>
    <w:rsid w:val="007B2B68"/>
    <w:rsid w:val="007D71AF"/>
    <w:rsid w:val="007E5E6D"/>
    <w:rsid w:val="00805F83"/>
    <w:rsid w:val="00814E6C"/>
    <w:rsid w:val="008215A8"/>
    <w:rsid w:val="00822C81"/>
    <w:rsid w:val="008A02F8"/>
    <w:rsid w:val="008A7C38"/>
    <w:rsid w:val="008B3923"/>
    <w:rsid w:val="008E0F62"/>
    <w:rsid w:val="008F1203"/>
    <w:rsid w:val="008F58DE"/>
    <w:rsid w:val="0090437D"/>
    <w:rsid w:val="00934EF3"/>
    <w:rsid w:val="00951259"/>
    <w:rsid w:val="00992174"/>
    <w:rsid w:val="009B318E"/>
    <w:rsid w:val="009F54FF"/>
    <w:rsid w:val="00A17251"/>
    <w:rsid w:val="00A20CCA"/>
    <w:rsid w:val="00A27902"/>
    <w:rsid w:val="00A329A1"/>
    <w:rsid w:val="00A4333A"/>
    <w:rsid w:val="00A4431D"/>
    <w:rsid w:val="00A45B7D"/>
    <w:rsid w:val="00A623B8"/>
    <w:rsid w:val="00A77BBB"/>
    <w:rsid w:val="00A91554"/>
    <w:rsid w:val="00AA5040"/>
    <w:rsid w:val="00AB7D1E"/>
    <w:rsid w:val="00AE0402"/>
    <w:rsid w:val="00AE4BFC"/>
    <w:rsid w:val="00B16A86"/>
    <w:rsid w:val="00B23578"/>
    <w:rsid w:val="00B25F9F"/>
    <w:rsid w:val="00B43DCD"/>
    <w:rsid w:val="00B46A1F"/>
    <w:rsid w:val="00B476BB"/>
    <w:rsid w:val="00B55358"/>
    <w:rsid w:val="00B65B75"/>
    <w:rsid w:val="00B65E02"/>
    <w:rsid w:val="00B77976"/>
    <w:rsid w:val="00B82252"/>
    <w:rsid w:val="00BB1548"/>
    <w:rsid w:val="00BB41B7"/>
    <w:rsid w:val="00BB7F99"/>
    <w:rsid w:val="00BD5C4E"/>
    <w:rsid w:val="00BF5962"/>
    <w:rsid w:val="00BF5A88"/>
    <w:rsid w:val="00C00B15"/>
    <w:rsid w:val="00C12E17"/>
    <w:rsid w:val="00C130C3"/>
    <w:rsid w:val="00C3161D"/>
    <w:rsid w:val="00C345C4"/>
    <w:rsid w:val="00C3784B"/>
    <w:rsid w:val="00C47CC7"/>
    <w:rsid w:val="00C53120"/>
    <w:rsid w:val="00C56B9E"/>
    <w:rsid w:val="00C97238"/>
    <w:rsid w:val="00CA31B3"/>
    <w:rsid w:val="00CB099F"/>
    <w:rsid w:val="00CB757B"/>
    <w:rsid w:val="00CC12D8"/>
    <w:rsid w:val="00CC5DD2"/>
    <w:rsid w:val="00CD2456"/>
    <w:rsid w:val="00CD300F"/>
    <w:rsid w:val="00CD4342"/>
    <w:rsid w:val="00D078F1"/>
    <w:rsid w:val="00D62C75"/>
    <w:rsid w:val="00D82A6C"/>
    <w:rsid w:val="00D87D0C"/>
    <w:rsid w:val="00D92BCD"/>
    <w:rsid w:val="00D94A1C"/>
    <w:rsid w:val="00DA17D9"/>
    <w:rsid w:val="00DA2DA5"/>
    <w:rsid w:val="00DC62B9"/>
    <w:rsid w:val="00DD2FC4"/>
    <w:rsid w:val="00DD49D0"/>
    <w:rsid w:val="00E20DF8"/>
    <w:rsid w:val="00E23BD8"/>
    <w:rsid w:val="00E26660"/>
    <w:rsid w:val="00E61644"/>
    <w:rsid w:val="00EA3EFB"/>
    <w:rsid w:val="00EC210E"/>
    <w:rsid w:val="00EC3B12"/>
    <w:rsid w:val="00EE1E69"/>
    <w:rsid w:val="00EF172F"/>
    <w:rsid w:val="00EF617C"/>
    <w:rsid w:val="00F06B86"/>
    <w:rsid w:val="00F152F6"/>
    <w:rsid w:val="00F1616F"/>
    <w:rsid w:val="00F26019"/>
    <w:rsid w:val="00F36CE4"/>
    <w:rsid w:val="00F423E9"/>
    <w:rsid w:val="00F45D00"/>
    <w:rsid w:val="00F5188F"/>
    <w:rsid w:val="00F67037"/>
    <w:rsid w:val="00F7577F"/>
    <w:rsid w:val="00F759A4"/>
    <w:rsid w:val="00F92FBB"/>
    <w:rsid w:val="00F9408D"/>
    <w:rsid w:val="00F96AD9"/>
    <w:rsid w:val="00FA2CE5"/>
    <w:rsid w:val="00FB2797"/>
    <w:rsid w:val="00FB34DB"/>
    <w:rsid w:val="00FE4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28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65280"/>
    <w:pPr>
      <w:keepNext/>
      <w:numPr>
        <w:numId w:val="5"/>
      </w:numPr>
      <w:spacing w:before="360" w:after="360"/>
      <w:outlineLvl w:val="0"/>
    </w:pPr>
    <w:rPr>
      <w:rFonts w:ascii="Arial" w:hAnsi="Arial"/>
      <w:b/>
      <w:bCs/>
      <w:sz w:val="22"/>
      <w:szCs w:val="2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5280"/>
    <w:pPr>
      <w:numPr>
        <w:ilvl w:val="1"/>
        <w:numId w:val="5"/>
      </w:numPr>
      <w:tabs>
        <w:tab w:val="left" w:pos="900"/>
      </w:tabs>
      <w:spacing w:before="360" w:after="240"/>
      <w:outlineLvl w:val="1"/>
    </w:pPr>
    <w:rPr>
      <w:rFonts w:ascii="Arial" w:hAnsi="Arial"/>
      <w:b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437B3"/>
    <w:pPr>
      <w:keepNext/>
      <w:numPr>
        <w:ilvl w:val="2"/>
      </w:numPr>
      <w:tabs>
        <w:tab w:val="clear" w:pos="900"/>
        <w:tab w:val="left" w:pos="1620"/>
      </w:tabs>
      <w:ind w:left="1620" w:hanging="720"/>
      <w:contextualSpacing w:val="0"/>
      <w:outlineLvl w:val="2"/>
    </w:pPr>
    <w:rPr>
      <w:rFonts w:eastAsia="Batang"/>
      <w:b w:val="0"/>
      <w:sz w:val="20"/>
      <w:szCs w:val="2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52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65280"/>
    <w:rPr>
      <w:rFonts w:ascii="Arial" w:eastAsia="Times New Roman" w:hAnsi="Arial"/>
      <w:b/>
      <w:bCs/>
      <w:sz w:val="22"/>
      <w:szCs w:val="22"/>
    </w:rPr>
  </w:style>
  <w:style w:type="paragraph" w:styleId="BlockText">
    <w:name w:val="Block Text"/>
    <w:basedOn w:val="Normal"/>
    <w:rsid w:val="00165280"/>
    <w:pPr>
      <w:ind w:left="720" w:right="-360"/>
    </w:pPr>
  </w:style>
  <w:style w:type="paragraph" w:styleId="List2">
    <w:name w:val="List 2"/>
    <w:basedOn w:val="Normal"/>
    <w:rsid w:val="007B2B68"/>
    <w:pPr>
      <w:ind w:left="720" w:hanging="360"/>
    </w:pPr>
  </w:style>
  <w:style w:type="paragraph" w:styleId="BodyText">
    <w:name w:val="Body Text"/>
    <w:basedOn w:val="Normal"/>
    <w:link w:val="BodyTextChar"/>
    <w:rsid w:val="00165280"/>
    <w:pPr>
      <w:spacing w:before="60" w:after="180"/>
      <w:ind w:left="360"/>
    </w:pPr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7B2B68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165280"/>
    <w:pPr>
      <w:tabs>
        <w:tab w:val="center" w:pos="4320"/>
        <w:tab w:val="right" w:pos="8640"/>
      </w:tabs>
    </w:pPr>
    <w:rPr>
      <w:rFonts w:ascii="Arial" w:hAnsi="Arial"/>
      <w:b/>
      <w:sz w:val="16"/>
    </w:rPr>
  </w:style>
  <w:style w:type="character" w:customStyle="1" w:styleId="HeaderChar">
    <w:name w:val="Header Char"/>
    <w:basedOn w:val="DefaultParagraphFont"/>
    <w:link w:val="Header"/>
    <w:rsid w:val="007B2B68"/>
    <w:rPr>
      <w:rFonts w:ascii="Arial" w:eastAsia="Times New Roman" w:hAnsi="Arial"/>
      <w:b/>
      <w:sz w:val="16"/>
      <w:szCs w:val="24"/>
    </w:rPr>
  </w:style>
  <w:style w:type="paragraph" w:styleId="Footer">
    <w:name w:val="footer"/>
    <w:basedOn w:val="Normal"/>
    <w:link w:val="FooterChar"/>
    <w:uiPriority w:val="99"/>
    <w:rsid w:val="00165280"/>
    <w:pPr>
      <w:pBdr>
        <w:top w:val="single" w:sz="4" w:space="1" w:color="auto"/>
        <w:bottom w:val="single" w:sz="4" w:space="0" w:color="auto"/>
      </w:pBdr>
      <w:tabs>
        <w:tab w:val="center" w:pos="4320"/>
        <w:tab w:val="right" w:pos="7920"/>
        <w:tab w:val="right" w:pos="8640"/>
        <w:tab w:val="right" w:pos="8700"/>
      </w:tabs>
      <w:spacing w:before="20"/>
      <w:ind w:right="-58"/>
      <w:jc w:val="center"/>
    </w:pPr>
    <w:rPr>
      <w:rFonts w:ascii="Arial" w:hAnsi="Arial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B2B68"/>
    <w:rPr>
      <w:rFonts w:ascii="Arial" w:eastAsia="Times New Roman" w:hAnsi="Arial"/>
      <w:sz w:val="16"/>
      <w:szCs w:val="16"/>
    </w:rPr>
  </w:style>
  <w:style w:type="character" w:styleId="PageNumber">
    <w:name w:val="page number"/>
    <w:basedOn w:val="DefaultParagraphFont"/>
    <w:rsid w:val="00165280"/>
    <w:rPr>
      <w:rFonts w:ascii="Arial" w:hAnsi="Arial" w:cs="Arial"/>
      <w:sz w:val="16"/>
      <w:lang w:val="it-IT"/>
    </w:rPr>
  </w:style>
  <w:style w:type="character" w:styleId="Hyperlink">
    <w:name w:val="Hyperlink"/>
    <w:uiPriority w:val="99"/>
    <w:rsid w:val="00165280"/>
    <w:rPr>
      <w:color w:val="0000FF"/>
      <w:u w:val="single"/>
    </w:rPr>
  </w:style>
  <w:style w:type="paragraph" w:customStyle="1" w:styleId="Level1">
    <w:name w:val="Level 1"/>
    <w:basedOn w:val="Normal"/>
    <w:rsid w:val="00165280"/>
    <w:pPr>
      <w:spacing w:before="1440" w:after="720"/>
      <w:jc w:val="center"/>
    </w:pPr>
    <w:rPr>
      <w:rFonts w:ascii="Arial" w:hAnsi="Arial"/>
      <w:b/>
      <w:sz w:val="32"/>
      <w:szCs w:val="20"/>
    </w:rPr>
  </w:style>
  <w:style w:type="paragraph" w:customStyle="1" w:styleId="Text1">
    <w:name w:val="Text 1"/>
    <w:basedOn w:val="Level1"/>
    <w:rsid w:val="00165280"/>
    <w:pPr>
      <w:spacing w:before="60"/>
    </w:pPr>
    <w:rPr>
      <w:b w:val="0"/>
      <w:sz w:val="24"/>
    </w:rPr>
  </w:style>
  <w:style w:type="paragraph" w:styleId="TOC1">
    <w:name w:val="toc 1"/>
    <w:basedOn w:val="Normal"/>
    <w:next w:val="Normal"/>
    <w:autoRedefine/>
    <w:uiPriority w:val="39"/>
    <w:rsid w:val="00165280"/>
    <w:pPr>
      <w:tabs>
        <w:tab w:val="left" w:pos="720"/>
        <w:tab w:val="right" w:leader="dot" w:pos="9360"/>
      </w:tabs>
      <w:spacing w:before="120" w:after="120"/>
    </w:pPr>
    <w:rPr>
      <w:rFonts w:ascii="Arial" w:hAnsi="Arial"/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165280"/>
    <w:pPr>
      <w:tabs>
        <w:tab w:val="left" w:pos="1440"/>
        <w:tab w:val="right" w:pos="9360"/>
        <w:tab w:val="right" w:leader="dot" w:pos="10250"/>
      </w:tabs>
      <w:ind w:left="720"/>
    </w:pPr>
    <w:rPr>
      <w:rFonts w:ascii="Arial" w:hAnsi="Arial"/>
      <w:smallCaps/>
      <w:noProof/>
      <w:sz w:val="22"/>
      <w:szCs w:val="20"/>
    </w:rPr>
  </w:style>
  <w:style w:type="paragraph" w:styleId="ListParagraph">
    <w:name w:val="List Paragraph"/>
    <w:basedOn w:val="Normal"/>
    <w:uiPriority w:val="34"/>
    <w:qFormat/>
    <w:rsid w:val="001652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5280"/>
    <w:rPr>
      <w:rFonts w:ascii="Arial" w:eastAsia="Times New Roman" w:hAnsi="Arial"/>
      <w:b/>
      <w:sz w:val="22"/>
      <w:szCs w:val="22"/>
    </w:rPr>
  </w:style>
  <w:style w:type="paragraph" w:customStyle="1" w:styleId="Level2">
    <w:name w:val="Level 2"/>
    <w:basedOn w:val="Level1"/>
    <w:rsid w:val="00314FB2"/>
    <w:pPr>
      <w:tabs>
        <w:tab w:val="left" w:pos="2880"/>
        <w:tab w:val="left" w:pos="3240"/>
        <w:tab w:val="left" w:pos="3600"/>
        <w:tab w:val="left" w:pos="4680"/>
        <w:tab w:val="left" w:pos="6120"/>
        <w:tab w:val="left" w:pos="7560"/>
      </w:tabs>
      <w:overflowPunct w:val="0"/>
      <w:autoSpaceDE w:val="0"/>
      <w:autoSpaceDN w:val="0"/>
      <w:adjustRightInd w:val="0"/>
      <w:spacing w:before="60"/>
      <w:ind w:left="2160"/>
      <w:textAlignment w:val="baseline"/>
    </w:pPr>
    <w:rPr>
      <w:b w:val="0"/>
      <w:sz w:val="24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3437B3"/>
    <w:rPr>
      <w:rFonts w:ascii="Arial" w:eastAsia="Batang" w:hAnsi="Arial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165280"/>
    <w:pPr>
      <w:tabs>
        <w:tab w:val="right" w:leader="dot" w:pos="9350"/>
      </w:tabs>
      <w:ind w:left="1440"/>
    </w:pPr>
    <w:rPr>
      <w:rFonts w:ascii="Arial" w:hAnsi="Arial"/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625FC6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25FC6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25FC6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25FC6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25FC6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25FC6"/>
    <w:pPr>
      <w:ind w:left="1920"/>
    </w:pPr>
    <w:rPr>
      <w:rFonts w:ascii="Calibri" w:hAnsi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280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DFF"/>
    <w:rPr>
      <w:rFonts w:ascii="Tahoma" w:eastAsia="Times New Roman" w:hAnsi="Tahoma"/>
      <w:sz w:val="16"/>
      <w:szCs w:val="1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652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65280"/>
    <w:rPr>
      <w:rFonts w:ascii="Times New Roman" w:eastAsia="Times New Roman" w:hAnsi="Times New Roman"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16528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65280"/>
    <w:rPr>
      <w:rFonts w:ascii="Times New Roman" w:eastAsia="Times New Roman" w:hAnsi="Times New Roman"/>
      <w:sz w:val="16"/>
      <w:szCs w:val="16"/>
    </w:rPr>
  </w:style>
  <w:style w:type="paragraph" w:styleId="BodyTextIndent">
    <w:name w:val="Body Text Indent"/>
    <w:basedOn w:val="BodyTextIndent0"/>
    <w:link w:val="BodyTextIndentChar"/>
    <w:uiPriority w:val="99"/>
    <w:unhideWhenUsed/>
    <w:rsid w:val="00165280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65280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6528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65280"/>
    <w:rPr>
      <w:rFonts w:ascii="Times New Roman" w:eastAsia="Times New Roman" w:hAnsi="Times New Roman"/>
      <w:sz w:val="16"/>
      <w:szCs w:val="16"/>
    </w:rPr>
  </w:style>
  <w:style w:type="paragraph" w:customStyle="1" w:styleId="BodyTextIndent0">
    <w:name w:val="Body Text_Indent"/>
    <w:basedOn w:val="BodyText"/>
    <w:qFormat/>
    <w:rsid w:val="00165280"/>
    <w:pPr>
      <w:ind w:left="900"/>
    </w:pPr>
  </w:style>
  <w:style w:type="paragraph" w:customStyle="1" w:styleId="BodyTextIndent2">
    <w:name w:val="Body Text_Indent 2"/>
    <w:basedOn w:val="BodyTextIndent0"/>
    <w:qFormat/>
    <w:rsid w:val="00165280"/>
  </w:style>
  <w:style w:type="paragraph" w:customStyle="1" w:styleId="BodyTextIndent30">
    <w:name w:val="Body Text_Indent 3"/>
    <w:basedOn w:val="BodyTextIndent2"/>
    <w:qFormat/>
    <w:rsid w:val="00165280"/>
    <w:pPr>
      <w:ind w:left="1980"/>
    </w:pPr>
  </w:style>
  <w:style w:type="paragraph" w:customStyle="1" w:styleId="BulletList2">
    <w:name w:val="Bullet List 2"/>
    <w:basedOn w:val="Normal"/>
    <w:qFormat/>
    <w:rsid w:val="00165280"/>
    <w:pPr>
      <w:numPr>
        <w:numId w:val="2"/>
      </w:numPr>
      <w:tabs>
        <w:tab w:val="left" w:pos="1440"/>
      </w:tabs>
      <w:autoSpaceDE w:val="0"/>
      <w:autoSpaceDN w:val="0"/>
      <w:adjustRightInd w:val="0"/>
      <w:spacing w:before="60" w:after="180"/>
    </w:pPr>
    <w:rPr>
      <w:rFonts w:ascii="Arial" w:hAnsi="Arial" w:cs="Arial"/>
      <w:sz w:val="20"/>
      <w:szCs w:val="20"/>
    </w:rPr>
  </w:style>
  <w:style w:type="paragraph" w:customStyle="1" w:styleId="BulletList3">
    <w:name w:val="Bullet List 3"/>
    <w:basedOn w:val="BulletList2"/>
    <w:qFormat/>
    <w:rsid w:val="00165280"/>
    <w:pPr>
      <w:numPr>
        <w:numId w:val="0"/>
      </w:numPr>
      <w:tabs>
        <w:tab w:val="clear" w:pos="1440"/>
        <w:tab w:val="left" w:pos="1710"/>
      </w:tabs>
    </w:pPr>
  </w:style>
  <w:style w:type="paragraph" w:customStyle="1" w:styleId="BulletList4">
    <w:name w:val="Bullet List 4"/>
    <w:basedOn w:val="BulletList3"/>
    <w:qFormat/>
    <w:rsid w:val="003437B3"/>
    <w:pPr>
      <w:numPr>
        <w:numId w:val="4"/>
      </w:numPr>
      <w:tabs>
        <w:tab w:val="clear" w:pos="1710"/>
        <w:tab w:val="left" w:pos="1980"/>
      </w:tabs>
      <w:ind w:left="1980"/>
    </w:pPr>
  </w:style>
  <w:style w:type="character" w:styleId="CommentReference">
    <w:name w:val="annotation reference"/>
    <w:basedOn w:val="DefaultParagraphFont"/>
    <w:uiPriority w:val="99"/>
    <w:semiHidden/>
    <w:unhideWhenUsed/>
    <w:rsid w:val="001652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2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280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280"/>
    <w:rPr>
      <w:b/>
      <w:bCs/>
    </w:rPr>
  </w:style>
  <w:style w:type="paragraph" w:customStyle="1" w:styleId="Default">
    <w:name w:val="Default"/>
    <w:rsid w:val="00165280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52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8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rsid w:val="0016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65280"/>
    <w:rPr>
      <w:rFonts w:ascii="Courier New" w:eastAsia="Courier New" w:hAnsi="Courier New"/>
    </w:rPr>
  </w:style>
  <w:style w:type="paragraph" w:customStyle="1" w:styleId="NonStandard">
    <w:name w:val="Non Standard"/>
    <w:rsid w:val="0016528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Helvetica" w:eastAsia="Times New Roman" w:hAnsi="Helvetica"/>
      <w:noProof/>
      <w:sz w:val="24"/>
      <w:lang w:eastAsia="ko-KR"/>
    </w:rPr>
  </w:style>
  <w:style w:type="paragraph" w:styleId="NormalWeb">
    <w:name w:val="Normal (Web)"/>
    <w:basedOn w:val="Normal"/>
    <w:uiPriority w:val="99"/>
    <w:rsid w:val="00165280"/>
    <w:pPr>
      <w:spacing w:before="100" w:beforeAutospacing="1" w:after="100" w:afterAutospacing="1"/>
    </w:pPr>
  </w:style>
  <w:style w:type="paragraph" w:customStyle="1" w:styleId="NumberedList3">
    <w:name w:val="Numbered List 3"/>
    <w:basedOn w:val="Normal"/>
    <w:qFormat/>
    <w:rsid w:val="003437B3"/>
    <w:pPr>
      <w:numPr>
        <w:numId w:val="3"/>
      </w:numPr>
      <w:tabs>
        <w:tab w:val="left" w:pos="1440"/>
      </w:tabs>
      <w:spacing w:before="60" w:after="180"/>
      <w:ind w:left="1440"/>
    </w:pPr>
    <w:rPr>
      <w:rFonts w:ascii="Arial" w:hAnsi="Arial" w:cs="Arial"/>
      <w:i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16528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165280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qFormat/>
    <w:rsid w:val="00165280"/>
    <w:pPr>
      <w:spacing w:before="60" w:after="6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basedOn w:val="TableText"/>
    <w:qFormat/>
    <w:rsid w:val="00165280"/>
    <w:rPr>
      <w:b/>
      <w:sz w:val="20"/>
      <w:szCs w:val="20"/>
    </w:rPr>
  </w:style>
  <w:style w:type="paragraph" w:customStyle="1" w:styleId="TableHeading0">
    <w:name w:val="Table_Heading"/>
    <w:basedOn w:val="Normal"/>
    <w:qFormat/>
    <w:rsid w:val="00165280"/>
    <w:pPr>
      <w:spacing w:before="60" w:after="60"/>
    </w:pPr>
    <w:rPr>
      <w:rFonts w:ascii="Arial" w:hAnsi="Arial" w:cs="Arial"/>
      <w:b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65280"/>
    <w:pPr>
      <w:keepLines/>
      <w:numPr>
        <w:numId w:val="0"/>
      </w:numPr>
      <w:spacing w:before="600" w:after="0" w:line="276" w:lineRule="auto"/>
      <w:jc w:val="center"/>
      <w:outlineLvl w:val="9"/>
    </w:pPr>
    <w:rPr>
      <w:rFonts w:eastAsiaTheme="majorEastAsia" w:cstheme="majorBidi"/>
      <w:sz w:val="32"/>
      <w:szCs w:val="28"/>
    </w:rPr>
  </w:style>
  <w:style w:type="paragraph" w:customStyle="1" w:styleId="BulletList5">
    <w:name w:val="Bullet List 5"/>
    <w:basedOn w:val="BulletList4"/>
    <w:qFormat/>
    <w:rsid w:val="003437B3"/>
    <w:pPr>
      <w:tabs>
        <w:tab w:val="clear" w:pos="1980"/>
        <w:tab w:val="left" w:pos="2250"/>
      </w:tabs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1762BB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7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58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25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20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872348-C41D-4217-9C41-C8D5706F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1627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10886</CharactersWithSpaces>
  <SharedDoc>false</SharedDoc>
  <HLinks>
    <vt:vector size="48" baseType="variant"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_Toc299652233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_Toc299652232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_Toc299652231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_Toc299652230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_Toc299652229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_Toc299652228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_Toc299652227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_Toc299652226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2015-10-28T23:04:00Z</dcterms:created>
  <dcterms:modified xsi:type="dcterms:W3CDTF">2015-10-28T23:04:00Z</dcterms:modified>
</cp:coreProperties>
</file>